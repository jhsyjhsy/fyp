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A594A" w14:textId="77777777" w:rsidR="00B3794C" w:rsidRPr="00AA7160" w:rsidRDefault="00B3794C" w:rsidP="00B3794C">
      <w:pPr>
        <w:spacing w:after="200" w:line="276" w:lineRule="auto"/>
        <w:rPr>
          <w:ins w:id="0" w:author="Keith Wan Hang Chiu" w:date="2025-10-04T20:41:00Z" w16du:dateUtc="2025-10-04T12:41:00Z"/>
          <w:b/>
          <w:color w:val="000000"/>
          <w:sz w:val="22"/>
          <w:szCs w:val="22"/>
          <w:lang w:eastAsia="zh-TW"/>
        </w:rPr>
      </w:pPr>
      <w:ins w:id="1" w:author="Keith Wan Hang Chiu" w:date="2025-10-04T20:41:00Z" w16du:dateUtc="2025-10-04T12:41:00Z">
        <w:r w:rsidRPr="00AA7160">
          <w:rPr>
            <w:b/>
            <w:color w:val="000000"/>
            <w:sz w:val="22"/>
            <w:szCs w:val="22"/>
            <w:lang w:eastAsia="zh-TW"/>
          </w:rPr>
          <w:t>STUDY PROTOCOL</w:t>
        </w:r>
      </w:ins>
    </w:p>
    <w:p w14:paraId="35203CBB" w14:textId="77777777" w:rsidR="00B3794C" w:rsidRPr="00AA7160" w:rsidRDefault="00B3794C" w:rsidP="00B3794C">
      <w:pPr>
        <w:spacing w:after="200" w:line="276" w:lineRule="auto"/>
        <w:rPr>
          <w:ins w:id="2" w:author="Keith Wan Hang Chiu" w:date="2025-10-04T20:41:00Z" w16du:dateUtc="2025-10-04T12:41:00Z"/>
          <w:b/>
          <w:color w:val="000000"/>
          <w:sz w:val="22"/>
          <w:szCs w:val="22"/>
          <w:lang w:eastAsia="zh-TW"/>
        </w:rPr>
      </w:pPr>
    </w:p>
    <w:p w14:paraId="30C6AB66" w14:textId="77777777" w:rsidR="00B3794C" w:rsidRPr="00AA7160" w:rsidRDefault="00B3794C" w:rsidP="00B3794C">
      <w:pPr>
        <w:spacing w:after="200" w:line="276" w:lineRule="auto"/>
        <w:rPr>
          <w:ins w:id="3" w:author="Keith Wan Hang Chiu" w:date="2025-10-04T20:41:00Z" w16du:dateUtc="2025-10-04T12:41:00Z"/>
          <w:b/>
          <w:color w:val="000000"/>
          <w:sz w:val="22"/>
          <w:szCs w:val="22"/>
          <w:lang w:eastAsia="zh-TW"/>
        </w:rPr>
      </w:pPr>
      <w:ins w:id="4" w:author="Keith Wan Hang Chiu" w:date="2025-10-04T20:41:00Z" w16du:dateUtc="2025-10-04T12:41:00Z">
        <w:r w:rsidRPr="00AA7160">
          <w:rPr>
            <w:b/>
            <w:color w:val="000000"/>
            <w:sz w:val="22"/>
            <w:szCs w:val="22"/>
            <w:lang w:eastAsia="zh-TW"/>
          </w:rPr>
          <w:t>1.</w:t>
        </w:r>
        <w:r w:rsidRPr="00AA7160">
          <w:rPr>
            <w:b/>
            <w:color w:val="000000"/>
            <w:sz w:val="22"/>
            <w:szCs w:val="22"/>
            <w:lang w:eastAsia="zh-TW"/>
          </w:rPr>
          <w:tab/>
          <w:t xml:space="preserve">General Information  </w:t>
        </w:r>
      </w:ins>
    </w:p>
    <w:p w14:paraId="50AA3D3F" w14:textId="77777777" w:rsidR="00B3794C" w:rsidRPr="00AA7160" w:rsidRDefault="00B3794C" w:rsidP="00B3794C">
      <w:pPr>
        <w:spacing w:after="200" w:line="276" w:lineRule="auto"/>
        <w:rPr>
          <w:ins w:id="5" w:author="Keith Wan Hang Chiu" w:date="2025-10-04T20:41:00Z" w16du:dateUtc="2025-10-04T12:41:00Z"/>
          <w:b/>
          <w:color w:val="000000"/>
          <w:sz w:val="22"/>
          <w:szCs w:val="22"/>
          <w:lang w:eastAsia="zh-TW"/>
        </w:rPr>
      </w:pPr>
    </w:p>
    <w:p w14:paraId="2DFC87E2" w14:textId="77777777" w:rsidR="00B3794C" w:rsidRDefault="00B3794C" w:rsidP="00B3794C">
      <w:pPr>
        <w:spacing w:after="200" w:line="276" w:lineRule="auto"/>
        <w:rPr>
          <w:ins w:id="6" w:author="Keith Wan Hang Chiu" w:date="2025-10-04T20:41:00Z" w16du:dateUtc="2025-10-04T12:41:00Z"/>
          <w:b/>
          <w:color w:val="000000"/>
          <w:sz w:val="22"/>
          <w:szCs w:val="22"/>
          <w:lang w:eastAsia="zh-TW"/>
        </w:rPr>
      </w:pPr>
      <w:ins w:id="7" w:author="Keith Wan Hang Chiu" w:date="2025-10-04T20:41:00Z" w16du:dateUtc="2025-10-04T12:41:00Z">
        <w:r w:rsidRPr="00AA7160">
          <w:rPr>
            <w:b/>
            <w:color w:val="000000"/>
            <w:sz w:val="22"/>
            <w:szCs w:val="22"/>
            <w:lang w:eastAsia="zh-TW"/>
          </w:rPr>
          <w:t xml:space="preserve">Study Title: </w:t>
        </w:r>
        <w:r>
          <w:rPr>
            <w:b/>
            <w:color w:val="000000"/>
            <w:sz w:val="22"/>
            <w:szCs w:val="22"/>
            <w:lang w:eastAsia="zh-TW"/>
          </w:rPr>
          <w:t xml:space="preserve"> </w:t>
        </w:r>
      </w:ins>
    </w:p>
    <w:p w14:paraId="4BF5B574" w14:textId="77777777" w:rsidR="00B3794C" w:rsidRDefault="00B3794C" w:rsidP="00B3794C">
      <w:pPr>
        <w:spacing w:after="200" w:line="276" w:lineRule="auto"/>
        <w:rPr>
          <w:ins w:id="8" w:author="Keith Wan Hang Chiu" w:date="2025-10-04T20:41:00Z" w16du:dateUtc="2025-10-04T12:41:00Z"/>
          <w:b/>
          <w:color w:val="000000"/>
          <w:sz w:val="22"/>
          <w:szCs w:val="22"/>
          <w:lang w:eastAsia="zh-TW"/>
        </w:rPr>
      </w:pPr>
    </w:p>
    <w:p w14:paraId="2C3F0081" w14:textId="77777777" w:rsidR="00B3794C" w:rsidRPr="00B3794C" w:rsidRDefault="00B3794C" w:rsidP="00B3794C">
      <w:pPr>
        <w:spacing w:after="200" w:line="276" w:lineRule="auto"/>
        <w:rPr>
          <w:ins w:id="9" w:author="Keith Wan Hang Chiu" w:date="2025-10-04T20:41:00Z" w16du:dateUtc="2025-10-04T12:41:00Z"/>
          <w:bCs/>
          <w:color w:val="000000"/>
          <w:sz w:val="28"/>
          <w:szCs w:val="28"/>
          <w:lang w:eastAsia="zh-TW"/>
          <w:rPrChange w:id="10" w:author="Keith Wan Hang Chiu" w:date="2025-10-04T20:42:00Z" w16du:dateUtc="2025-10-04T12:42:00Z">
            <w:rPr>
              <w:ins w:id="11" w:author="Keith Wan Hang Chiu" w:date="2025-10-04T20:41:00Z" w16du:dateUtc="2025-10-04T12:41:00Z"/>
              <w:bCs/>
              <w:color w:val="000000"/>
              <w:sz w:val="22"/>
              <w:szCs w:val="22"/>
              <w:lang w:eastAsia="zh-TW"/>
            </w:rPr>
          </w:rPrChange>
        </w:rPr>
      </w:pPr>
      <w:ins w:id="12" w:author="Keith Wan Hang Chiu" w:date="2025-10-04T20:41:00Z" w16du:dateUtc="2025-10-04T12:41:00Z">
        <w:r w:rsidRPr="00B3794C">
          <w:rPr>
            <w:bCs/>
            <w:color w:val="000000"/>
            <w:sz w:val="28"/>
            <w:szCs w:val="28"/>
            <w:lang w:eastAsia="zh-TW"/>
            <w:rPrChange w:id="13" w:author="Keith Wan Hang Chiu" w:date="2025-10-04T20:42:00Z" w16du:dateUtc="2025-10-04T12:42:00Z">
              <w:rPr>
                <w:bCs/>
                <w:color w:val="000000"/>
                <w:sz w:val="22"/>
                <w:szCs w:val="22"/>
                <w:lang w:eastAsia="zh-TW"/>
              </w:rPr>
            </w:rPrChange>
          </w:rPr>
          <w:t>Project CLEAR (Contextualized Lay Explanations using Ai Radiology reports)</w:t>
        </w:r>
      </w:ins>
    </w:p>
    <w:p w14:paraId="080314C8" w14:textId="77777777" w:rsidR="00B3794C" w:rsidRPr="00B3794C" w:rsidRDefault="00B3794C" w:rsidP="00B3794C">
      <w:pPr>
        <w:spacing w:after="200" w:line="276" w:lineRule="auto"/>
        <w:rPr>
          <w:ins w:id="14" w:author="Keith Wan Hang Chiu" w:date="2025-10-04T20:41:00Z" w16du:dateUtc="2025-10-04T12:41:00Z"/>
          <w:bCs/>
          <w:color w:val="000000"/>
          <w:sz w:val="28"/>
          <w:szCs w:val="28"/>
          <w:lang w:eastAsia="zh-TW"/>
          <w:rPrChange w:id="15" w:author="Keith Wan Hang Chiu" w:date="2025-10-04T20:42:00Z" w16du:dateUtc="2025-10-04T12:42:00Z">
            <w:rPr>
              <w:ins w:id="16" w:author="Keith Wan Hang Chiu" w:date="2025-10-04T20:41:00Z" w16du:dateUtc="2025-10-04T12:41:00Z"/>
              <w:bCs/>
              <w:color w:val="000000"/>
              <w:sz w:val="22"/>
              <w:szCs w:val="22"/>
              <w:lang w:eastAsia="zh-TW"/>
            </w:rPr>
          </w:rPrChange>
        </w:rPr>
      </w:pPr>
      <w:ins w:id="17" w:author="Keith Wan Hang Chiu" w:date="2025-10-04T20:41:00Z" w16du:dateUtc="2025-10-04T12:41:00Z">
        <w:r w:rsidRPr="00B3794C">
          <w:rPr>
            <w:bCs/>
            <w:color w:val="000000"/>
            <w:sz w:val="28"/>
            <w:szCs w:val="28"/>
            <w:lang w:eastAsia="zh-TW"/>
            <w:rPrChange w:id="18" w:author="Keith Wan Hang Chiu" w:date="2025-10-04T20:42:00Z" w16du:dateUtc="2025-10-04T12:42:00Z">
              <w:rPr>
                <w:bCs/>
                <w:color w:val="000000"/>
                <w:sz w:val="22"/>
                <w:szCs w:val="22"/>
                <w:lang w:eastAsia="zh-TW"/>
              </w:rPr>
            </w:rPrChange>
          </w:rPr>
          <w:t>– An Artificial Intelligence (AI) -powered personalized patient-centred communication system for interpretation of radiology findings.</w:t>
        </w:r>
      </w:ins>
    </w:p>
    <w:p w14:paraId="5A1DDD26" w14:textId="77777777" w:rsidR="00B3794C" w:rsidRDefault="00B3794C" w:rsidP="00B3794C">
      <w:pPr>
        <w:spacing w:after="200" w:line="276" w:lineRule="auto"/>
        <w:rPr>
          <w:ins w:id="19" w:author="Keith Wan Hang Chiu" w:date="2025-10-04T20:42:00Z" w16du:dateUtc="2025-10-04T12:42:00Z"/>
          <w:b/>
          <w:color w:val="000000" w:themeColor="text1"/>
          <w:sz w:val="22"/>
          <w:szCs w:val="22"/>
          <w:lang w:eastAsia="zh-TW"/>
        </w:rPr>
      </w:pPr>
    </w:p>
    <w:p w14:paraId="7940EDCE" w14:textId="1FC16A75" w:rsidR="00B3794C" w:rsidRDefault="00B3794C" w:rsidP="00B3794C">
      <w:pPr>
        <w:spacing w:after="200" w:line="276" w:lineRule="auto"/>
        <w:rPr>
          <w:ins w:id="20" w:author="Keith Wan Hang Chiu" w:date="2025-10-04T20:41:00Z" w16du:dateUtc="2025-10-04T12:41:00Z"/>
          <w:bCs/>
          <w:color w:val="000000"/>
          <w:sz w:val="22"/>
          <w:szCs w:val="22"/>
          <w:lang w:eastAsia="zh-TW"/>
        </w:rPr>
      </w:pPr>
      <w:ins w:id="21" w:author="Keith Wan Hang Chiu" w:date="2025-10-04T20:41:00Z" w16du:dateUtc="2025-10-04T12:41:00Z">
        <w:r w:rsidRPr="00601E81">
          <w:rPr>
            <w:b/>
            <w:color w:val="000000" w:themeColor="text1"/>
            <w:sz w:val="22"/>
            <w:szCs w:val="22"/>
            <w:lang w:eastAsia="zh-TW"/>
          </w:rPr>
          <w:t>Short Title</w:t>
        </w:r>
        <w:r w:rsidRPr="00601E81">
          <w:rPr>
            <w:color w:val="000000" w:themeColor="text1"/>
            <w:sz w:val="22"/>
            <w:szCs w:val="22"/>
            <w:lang w:eastAsia="zh-TW"/>
          </w:rPr>
          <w:t>:</w:t>
        </w:r>
        <w:r w:rsidRPr="329102C7">
          <w:rPr>
            <w:color w:val="000000" w:themeColor="text1"/>
            <w:sz w:val="22"/>
            <w:szCs w:val="22"/>
            <w:lang w:eastAsia="zh-TW"/>
          </w:rPr>
          <w:t xml:space="preserve"> </w:t>
        </w:r>
        <w:r>
          <w:rPr>
            <w:color w:val="000000" w:themeColor="text1"/>
            <w:sz w:val="22"/>
            <w:szCs w:val="22"/>
            <w:lang w:eastAsia="zh-TW"/>
          </w:rPr>
          <w:t>Project CLEAR</w:t>
        </w:r>
      </w:ins>
    </w:p>
    <w:p w14:paraId="4AEFFE08" w14:textId="77777777" w:rsidR="00B3794C" w:rsidRPr="00061762" w:rsidRDefault="00B3794C" w:rsidP="00B3794C">
      <w:pPr>
        <w:spacing w:after="200" w:line="276" w:lineRule="auto"/>
        <w:rPr>
          <w:ins w:id="22" w:author="Keith Wan Hang Chiu" w:date="2025-10-04T20:41:00Z" w16du:dateUtc="2025-10-04T12:41:00Z"/>
          <w:bCs/>
          <w:color w:val="000000"/>
          <w:sz w:val="22"/>
          <w:szCs w:val="22"/>
          <w:lang w:eastAsia="zh-TW"/>
        </w:rPr>
      </w:pPr>
      <w:ins w:id="23" w:author="Keith Wan Hang Chiu" w:date="2025-10-04T20:41:00Z" w16du:dateUtc="2025-10-04T12:41:00Z">
        <w:r w:rsidRPr="00D96C97">
          <w:rPr>
            <w:b/>
            <w:bCs/>
            <w:color w:val="000000"/>
            <w:sz w:val="22"/>
            <w:szCs w:val="22"/>
            <w:lang w:eastAsia="zh-TW"/>
          </w:rPr>
          <w:t>Protocol Number</w:t>
        </w:r>
        <w:r w:rsidRPr="00D96C97">
          <w:rPr>
            <w:bCs/>
            <w:color w:val="000000"/>
            <w:sz w:val="22"/>
            <w:szCs w:val="22"/>
            <w:lang w:eastAsia="zh-TW"/>
          </w:rPr>
          <w:t xml:space="preserve">: </w:t>
        </w:r>
        <w:r>
          <w:rPr>
            <w:bCs/>
            <w:color w:val="000000"/>
            <w:sz w:val="22"/>
            <w:szCs w:val="22"/>
            <w:lang w:eastAsia="zh-TW"/>
          </w:rPr>
          <w:t>1</w:t>
        </w:r>
        <w:r w:rsidRPr="00D96C97">
          <w:rPr>
            <w:bCs/>
            <w:color w:val="000000"/>
            <w:sz w:val="22"/>
            <w:szCs w:val="22"/>
            <w:lang w:eastAsia="zh-TW"/>
          </w:rPr>
          <w:t>.0</w:t>
        </w:r>
      </w:ins>
    </w:p>
    <w:p w14:paraId="73F15F08" w14:textId="77777777" w:rsidR="00B3794C" w:rsidRPr="00061762" w:rsidRDefault="00B3794C" w:rsidP="00B3794C">
      <w:pPr>
        <w:spacing w:after="200" w:line="276" w:lineRule="auto"/>
        <w:rPr>
          <w:ins w:id="24" w:author="Keith Wan Hang Chiu" w:date="2025-10-04T20:41:00Z" w16du:dateUtc="2025-10-04T12:41:00Z"/>
          <w:bCs/>
          <w:color w:val="000000"/>
          <w:sz w:val="22"/>
          <w:szCs w:val="22"/>
          <w:lang w:eastAsia="zh-TW"/>
        </w:rPr>
      </w:pPr>
      <w:ins w:id="25" w:author="Keith Wan Hang Chiu" w:date="2025-10-04T20:41:00Z" w16du:dateUtc="2025-10-04T12:41:00Z">
        <w:r w:rsidRPr="00061762">
          <w:rPr>
            <w:b/>
            <w:color w:val="000000"/>
            <w:sz w:val="22"/>
            <w:szCs w:val="22"/>
            <w:lang w:eastAsia="zh-TW"/>
          </w:rPr>
          <w:t xml:space="preserve">Protocol </w:t>
        </w:r>
        <w:r>
          <w:rPr>
            <w:b/>
            <w:color w:val="000000"/>
            <w:sz w:val="22"/>
            <w:szCs w:val="22"/>
            <w:lang w:eastAsia="zh-TW"/>
          </w:rPr>
          <w:t>V</w:t>
        </w:r>
        <w:r w:rsidRPr="00061762">
          <w:rPr>
            <w:b/>
            <w:color w:val="000000"/>
            <w:sz w:val="22"/>
            <w:szCs w:val="22"/>
            <w:lang w:eastAsia="zh-TW"/>
          </w:rPr>
          <w:t>ersion</w:t>
        </w:r>
        <w:r w:rsidRPr="00061762">
          <w:rPr>
            <w:bCs/>
            <w:color w:val="000000"/>
            <w:sz w:val="22"/>
            <w:szCs w:val="22"/>
            <w:lang w:eastAsia="zh-TW"/>
          </w:rPr>
          <w:t xml:space="preserve">: </w:t>
        </w:r>
        <w:r>
          <w:rPr>
            <w:bCs/>
            <w:color w:val="000000"/>
            <w:sz w:val="22"/>
            <w:szCs w:val="22"/>
            <w:lang w:eastAsia="zh-TW"/>
          </w:rPr>
          <w:t>1.0</w:t>
        </w:r>
      </w:ins>
    </w:p>
    <w:p w14:paraId="0DD7A5DA" w14:textId="77777777" w:rsidR="00B3794C" w:rsidRDefault="00B3794C" w:rsidP="00B3794C">
      <w:pPr>
        <w:spacing w:after="200" w:line="276" w:lineRule="auto"/>
        <w:rPr>
          <w:ins w:id="26" w:author="Keith Wan Hang Chiu" w:date="2025-10-04T20:41:00Z" w16du:dateUtc="2025-10-04T12:41:00Z"/>
          <w:bCs/>
          <w:color w:val="000000"/>
          <w:sz w:val="22"/>
          <w:szCs w:val="22"/>
          <w:lang w:eastAsia="zh-TW"/>
        </w:rPr>
      </w:pPr>
      <w:ins w:id="27" w:author="Keith Wan Hang Chiu" w:date="2025-10-04T20:41:00Z" w16du:dateUtc="2025-10-04T12:41:00Z">
        <w:r w:rsidRPr="00061762">
          <w:rPr>
            <w:b/>
            <w:color w:val="000000"/>
            <w:sz w:val="22"/>
            <w:szCs w:val="22"/>
            <w:lang w:eastAsia="zh-TW"/>
          </w:rPr>
          <w:t xml:space="preserve">Protocol </w:t>
        </w:r>
        <w:r>
          <w:rPr>
            <w:b/>
            <w:color w:val="000000"/>
            <w:sz w:val="22"/>
            <w:szCs w:val="22"/>
            <w:lang w:eastAsia="zh-TW"/>
          </w:rPr>
          <w:t>D</w:t>
        </w:r>
        <w:r w:rsidRPr="00061762">
          <w:rPr>
            <w:b/>
            <w:color w:val="000000"/>
            <w:sz w:val="22"/>
            <w:szCs w:val="22"/>
            <w:lang w:eastAsia="zh-TW"/>
          </w:rPr>
          <w:t>ate</w:t>
        </w:r>
        <w:r w:rsidRPr="00061762">
          <w:rPr>
            <w:bCs/>
            <w:color w:val="000000"/>
            <w:sz w:val="22"/>
            <w:szCs w:val="22"/>
            <w:lang w:eastAsia="zh-TW"/>
          </w:rPr>
          <w:t xml:space="preserve">: </w:t>
        </w:r>
        <w:r>
          <w:rPr>
            <w:bCs/>
            <w:color w:val="000000"/>
            <w:sz w:val="22"/>
            <w:szCs w:val="22"/>
            <w:lang w:eastAsia="zh-TW"/>
          </w:rPr>
          <w:t>September 30</w:t>
        </w:r>
        <w:r w:rsidRPr="00061762">
          <w:rPr>
            <w:bCs/>
            <w:color w:val="000000"/>
            <w:sz w:val="22"/>
            <w:szCs w:val="22"/>
            <w:lang w:eastAsia="zh-TW"/>
          </w:rPr>
          <w:t>, 202</w:t>
        </w:r>
        <w:r>
          <w:rPr>
            <w:bCs/>
            <w:color w:val="000000"/>
            <w:sz w:val="22"/>
            <w:szCs w:val="22"/>
            <w:lang w:eastAsia="zh-TW"/>
          </w:rPr>
          <w:t>5</w:t>
        </w:r>
      </w:ins>
    </w:p>
    <w:p w14:paraId="25025E0F" w14:textId="77777777" w:rsidR="00B3794C" w:rsidRPr="00061762" w:rsidRDefault="00B3794C" w:rsidP="00B3794C">
      <w:pPr>
        <w:spacing w:after="200" w:line="276" w:lineRule="auto"/>
        <w:rPr>
          <w:ins w:id="28" w:author="Keith Wan Hang Chiu" w:date="2025-10-04T20:41:00Z" w16du:dateUtc="2025-10-04T12:41:00Z"/>
          <w:bCs/>
          <w:color w:val="000000"/>
          <w:sz w:val="22"/>
          <w:szCs w:val="22"/>
          <w:lang w:eastAsia="zh-TW"/>
        </w:rPr>
      </w:pPr>
    </w:p>
    <w:tbl>
      <w:tblPr>
        <w:tblW w:w="9128" w:type="dxa"/>
        <w:jc w:val="center"/>
        <w:tblLayout w:type="fixed"/>
        <w:tblCellMar>
          <w:left w:w="57" w:type="dxa"/>
          <w:right w:w="57" w:type="dxa"/>
        </w:tblCellMar>
        <w:tblLook w:val="0000" w:firstRow="0" w:lastRow="0" w:firstColumn="0" w:lastColumn="0" w:noHBand="0" w:noVBand="0"/>
      </w:tblPr>
      <w:tblGrid>
        <w:gridCol w:w="2622"/>
        <w:gridCol w:w="6506"/>
      </w:tblGrid>
      <w:tr w:rsidR="00B3794C" w:rsidRPr="00851FE9" w14:paraId="296714F8" w14:textId="77777777" w:rsidTr="00A11E93">
        <w:trPr>
          <w:jc w:val="center"/>
          <w:ins w:id="29" w:author="Keith Wan Hang Chiu" w:date="2025-10-04T20:41:00Z"/>
        </w:trPr>
        <w:tc>
          <w:tcPr>
            <w:tcW w:w="2622" w:type="dxa"/>
            <w:tcBorders>
              <w:top w:val="single" w:sz="4" w:space="0" w:color="auto"/>
              <w:left w:val="single" w:sz="4" w:space="0" w:color="auto"/>
              <w:bottom w:val="single" w:sz="4" w:space="0" w:color="auto"/>
              <w:right w:val="single" w:sz="4" w:space="0" w:color="auto"/>
            </w:tcBorders>
          </w:tcPr>
          <w:p w14:paraId="66DF3253" w14:textId="77777777" w:rsidR="00B3794C" w:rsidRPr="00DD639E" w:rsidRDefault="00B3794C" w:rsidP="00A11E93">
            <w:pPr>
              <w:rPr>
                <w:ins w:id="30" w:author="Keith Wan Hang Chiu" w:date="2025-10-04T20:41:00Z" w16du:dateUtc="2025-10-04T12:41:00Z"/>
              </w:rPr>
            </w:pPr>
            <w:ins w:id="31" w:author="Keith Wan Hang Chiu" w:date="2025-10-04T20:41:00Z" w16du:dateUtc="2025-10-04T12:41:00Z">
              <w:r>
                <w:t>Principal Investigator</w:t>
              </w:r>
            </w:ins>
          </w:p>
        </w:tc>
        <w:tc>
          <w:tcPr>
            <w:tcW w:w="6506" w:type="dxa"/>
            <w:tcBorders>
              <w:top w:val="single" w:sz="4" w:space="0" w:color="auto"/>
              <w:left w:val="single" w:sz="4" w:space="0" w:color="auto"/>
              <w:bottom w:val="single" w:sz="4" w:space="0" w:color="auto"/>
              <w:right w:val="single" w:sz="4" w:space="0" w:color="auto"/>
            </w:tcBorders>
            <w:vAlign w:val="center"/>
          </w:tcPr>
          <w:p w14:paraId="1B9A81EE" w14:textId="77777777" w:rsidR="00B3794C" w:rsidRDefault="00B3794C" w:rsidP="00A11E93">
            <w:pPr>
              <w:rPr>
                <w:ins w:id="32" w:author="Keith Wan Hang Chiu" w:date="2025-10-04T20:41:00Z" w16du:dateUtc="2025-10-04T12:41:00Z"/>
                <w:bCs/>
                <w:lang w:eastAsia="en-US"/>
              </w:rPr>
            </w:pPr>
            <w:ins w:id="33" w:author="Keith Wan Hang Chiu" w:date="2025-10-04T20:41:00Z" w16du:dateUtc="2025-10-04T12:41:00Z">
              <w:r w:rsidRPr="00AA7160">
                <w:rPr>
                  <w:bCs/>
                  <w:lang w:eastAsia="en-US"/>
                </w:rPr>
                <w:t>Dr. Keith W.H. Chiu</w:t>
              </w:r>
            </w:ins>
          </w:p>
          <w:p w14:paraId="117750E5" w14:textId="77777777" w:rsidR="00B3794C" w:rsidRPr="00AA7160" w:rsidRDefault="00B3794C" w:rsidP="00A11E93">
            <w:pPr>
              <w:rPr>
                <w:ins w:id="34" w:author="Keith Wan Hang Chiu" w:date="2025-10-04T20:41:00Z" w16du:dateUtc="2025-10-04T12:41:00Z"/>
                <w:bCs/>
                <w:lang w:eastAsia="en-US"/>
              </w:rPr>
            </w:pPr>
            <w:ins w:id="35" w:author="Keith Wan Hang Chiu" w:date="2025-10-04T20:41:00Z" w16du:dateUtc="2025-10-04T12:41:00Z">
              <w:r>
                <w:rPr>
                  <w:bCs/>
                  <w:lang w:eastAsia="en-US"/>
                </w:rPr>
                <w:t xml:space="preserve">Consultant, </w:t>
              </w:r>
              <w:r w:rsidRPr="00AA7160">
                <w:rPr>
                  <w:bCs/>
                  <w:lang w:eastAsia="en-US"/>
                </w:rPr>
                <w:t>Department of Diagnostic and Interventional Radiology, Queen Elizabeth Hospital</w:t>
              </w:r>
            </w:ins>
          </w:p>
        </w:tc>
      </w:tr>
      <w:tr w:rsidR="00B3794C" w:rsidRPr="00851FE9" w14:paraId="743338B9" w14:textId="77777777" w:rsidTr="00A11E93">
        <w:trPr>
          <w:jc w:val="center"/>
          <w:ins w:id="36" w:author="Keith Wan Hang Chiu" w:date="2025-10-04T20:41:00Z"/>
        </w:trPr>
        <w:tc>
          <w:tcPr>
            <w:tcW w:w="2622" w:type="dxa"/>
            <w:tcBorders>
              <w:top w:val="single" w:sz="4" w:space="0" w:color="auto"/>
              <w:left w:val="single" w:sz="4" w:space="0" w:color="auto"/>
              <w:bottom w:val="single" w:sz="4" w:space="0" w:color="auto"/>
              <w:right w:val="single" w:sz="4" w:space="0" w:color="auto"/>
            </w:tcBorders>
          </w:tcPr>
          <w:p w14:paraId="729C3546" w14:textId="77777777" w:rsidR="00B3794C" w:rsidRPr="00DD639E" w:rsidRDefault="00B3794C" w:rsidP="00A11E93">
            <w:pPr>
              <w:rPr>
                <w:ins w:id="37" w:author="Keith Wan Hang Chiu" w:date="2025-10-04T20:41:00Z" w16du:dateUtc="2025-10-04T12:41:00Z"/>
              </w:rPr>
            </w:pPr>
            <w:ins w:id="38" w:author="Keith Wan Hang Chiu" w:date="2025-10-04T20:41:00Z" w16du:dateUtc="2025-10-04T12:41:00Z">
              <w:r w:rsidRPr="00DD639E">
                <w:t xml:space="preserve">Co-Investigators: </w:t>
              </w:r>
            </w:ins>
          </w:p>
        </w:tc>
        <w:tc>
          <w:tcPr>
            <w:tcW w:w="6506" w:type="dxa"/>
            <w:tcBorders>
              <w:top w:val="single" w:sz="4" w:space="0" w:color="auto"/>
              <w:left w:val="single" w:sz="4" w:space="0" w:color="auto"/>
              <w:bottom w:val="single" w:sz="4" w:space="0" w:color="auto"/>
              <w:right w:val="single" w:sz="4" w:space="0" w:color="auto"/>
            </w:tcBorders>
            <w:vAlign w:val="center"/>
          </w:tcPr>
          <w:p w14:paraId="6DB4ADB2" w14:textId="77777777" w:rsidR="00B3794C" w:rsidRDefault="00B3794C" w:rsidP="00A11E93">
            <w:pPr>
              <w:rPr>
                <w:ins w:id="39" w:author="Keith Wan Hang Chiu" w:date="2025-10-04T20:41:00Z" w16du:dateUtc="2025-10-04T12:41:00Z"/>
                <w:bCs/>
                <w:lang w:eastAsia="en-US"/>
              </w:rPr>
            </w:pPr>
            <w:ins w:id="40" w:author="Keith Wan Hang Chiu" w:date="2025-10-04T20:41:00Z" w16du:dateUtc="2025-10-04T12:41:00Z">
              <w:r w:rsidRPr="00AA7160">
                <w:rPr>
                  <w:bCs/>
                  <w:lang w:eastAsia="en-US"/>
                </w:rPr>
                <w:t xml:space="preserve">Dr. William </w:t>
              </w:r>
              <w:r>
                <w:rPr>
                  <w:bCs/>
                  <w:lang w:eastAsia="en-US"/>
                </w:rPr>
                <w:t xml:space="preserve">C.S </w:t>
              </w:r>
              <w:r w:rsidRPr="00AA7160">
                <w:rPr>
                  <w:bCs/>
                  <w:lang w:eastAsia="en-US"/>
                </w:rPr>
                <w:t>Cho</w:t>
              </w:r>
            </w:ins>
          </w:p>
          <w:p w14:paraId="7BF048A3" w14:textId="77777777" w:rsidR="00B3794C" w:rsidRDefault="00B3794C" w:rsidP="00A11E93">
            <w:pPr>
              <w:rPr>
                <w:ins w:id="41" w:author="Keith Wan Hang Chiu" w:date="2025-10-04T20:45:00Z" w16du:dateUtc="2025-10-04T12:45:00Z"/>
                <w:bCs/>
                <w:lang w:eastAsia="en-US"/>
              </w:rPr>
            </w:pPr>
            <w:ins w:id="42" w:author="Keith Wan Hang Chiu" w:date="2025-10-04T20:41:00Z" w16du:dateUtc="2025-10-04T12:41:00Z">
              <w:r>
                <w:rPr>
                  <w:bCs/>
                  <w:lang w:eastAsia="en-US"/>
                </w:rPr>
                <w:t>Scientific Officer, Department of Clinical Oncology, Queen Elizabeth Hospital</w:t>
              </w:r>
            </w:ins>
          </w:p>
          <w:p w14:paraId="59E8418B" w14:textId="77777777" w:rsidR="0046155C" w:rsidRDefault="0046155C" w:rsidP="00A11E93">
            <w:pPr>
              <w:rPr>
                <w:ins w:id="43" w:author="Keith Wan Hang Chiu" w:date="2025-10-04T20:45:00Z" w16du:dateUtc="2025-10-04T12:45:00Z"/>
                <w:bCs/>
                <w:lang w:eastAsia="en-US"/>
              </w:rPr>
            </w:pPr>
          </w:p>
          <w:p w14:paraId="2367B7D6" w14:textId="79F2810B" w:rsidR="0046155C" w:rsidRDefault="0046155C" w:rsidP="0046155C">
            <w:pPr>
              <w:rPr>
                <w:ins w:id="44" w:author="Keith Wan Hang Chiu" w:date="2025-10-04T20:45:00Z" w16du:dateUtc="2025-10-04T12:45:00Z"/>
                <w:bCs/>
                <w:lang w:eastAsia="en-US"/>
              </w:rPr>
            </w:pPr>
            <w:ins w:id="45" w:author="Keith Wan Hang Chiu" w:date="2025-10-04T20:45:00Z" w16du:dateUtc="2025-10-04T12:45:00Z">
              <w:r>
                <w:rPr>
                  <w:bCs/>
                  <w:lang w:eastAsia="en-US"/>
                </w:rPr>
                <w:t>Ms Joanne S</w:t>
              </w:r>
            </w:ins>
            <w:ins w:id="46" w:author="Sin Yu Joanne Hui" w:date="2025-10-16T22:23:00Z" w16du:dateUtc="2025-10-16T14:23:00Z">
              <w:r w:rsidR="001B18AD">
                <w:rPr>
                  <w:bCs/>
                  <w:lang w:eastAsia="en-US"/>
                </w:rPr>
                <w:t>.</w:t>
              </w:r>
            </w:ins>
            <w:ins w:id="47" w:author="Keith Wan Hang Chiu" w:date="2025-10-04T20:45:00Z" w16du:dateUtc="2025-10-04T12:45:00Z">
              <w:r>
                <w:rPr>
                  <w:bCs/>
                  <w:lang w:eastAsia="en-US"/>
                </w:rPr>
                <w:t>Y</w:t>
              </w:r>
            </w:ins>
            <w:ins w:id="48" w:author="Sin Yu Joanne Hui" w:date="2025-10-16T22:24:00Z" w16du:dateUtc="2025-10-16T14:24:00Z">
              <w:r w:rsidR="001B18AD">
                <w:rPr>
                  <w:bCs/>
                  <w:lang w:eastAsia="en-US"/>
                </w:rPr>
                <w:t>.</w:t>
              </w:r>
            </w:ins>
            <w:ins w:id="49" w:author="Keith Wan Hang Chiu" w:date="2025-10-04T20:45:00Z" w16du:dateUtc="2025-10-04T12:45:00Z">
              <w:r>
                <w:rPr>
                  <w:bCs/>
                  <w:lang w:eastAsia="en-US"/>
                </w:rPr>
                <w:t xml:space="preserve"> Hui</w:t>
              </w:r>
            </w:ins>
          </w:p>
          <w:p w14:paraId="47787BD3" w14:textId="5D0452E0" w:rsidR="0046155C" w:rsidRPr="00AA7160" w:rsidRDefault="0046155C" w:rsidP="0046155C">
            <w:pPr>
              <w:rPr>
                <w:ins w:id="50" w:author="Keith Wan Hang Chiu" w:date="2025-10-04T20:41:00Z" w16du:dateUtc="2025-10-04T12:41:00Z"/>
                <w:bCs/>
                <w:lang w:eastAsia="en-US"/>
              </w:rPr>
            </w:pPr>
            <w:ins w:id="51" w:author="Keith Wan Hang Chiu" w:date="2025-10-04T20:45:00Z" w16du:dateUtc="2025-10-04T12:45:00Z">
              <w:r>
                <w:rPr>
                  <w:bCs/>
                  <w:lang w:eastAsia="en-US"/>
                </w:rPr>
                <w:t xml:space="preserve">Department of Clinical Oncology, Queen Elizabeth </w:t>
              </w:r>
              <w:commentRangeStart w:id="52"/>
              <w:r>
                <w:rPr>
                  <w:bCs/>
                  <w:lang w:eastAsia="en-US"/>
                </w:rPr>
                <w:t>Hospital</w:t>
              </w:r>
              <w:commentRangeEnd w:id="52"/>
              <w:r>
                <w:rPr>
                  <w:rStyle w:val="CommentReference"/>
                </w:rPr>
                <w:commentReference w:id="52"/>
              </w:r>
            </w:ins>
          </w:p>
        </w:tc>
      </w:tr>
      <w:tr w:rsidR="00B3794C" w:rsidRPr="00DD639E" w14:paraId="7D717FC5" w14:textId="77777777" w:rsidTr="00A11E93">
        <w:trPr>
          <w:jc w:val="center"/>
          <w:ins w:id="53" w:author="Keith Wan Hang Chiu" w:date="2025-10-04T20:41:00Z"/>
        </w:trPr>
        <w:tc>
          <w:tcPr>
            <w:tcW w:w="2622" w:type="dxa"/>
            <w:tcBorders>
              <w:top w:val="single" w:sz="4" w:space="0" w:color="auto"/>
              <w:left w:val="single" w:sz="4" w:space="0" w:color="auto"/>
              <w:bottom w:val="single" w:sz="4" w:space="0" w:color="auto"/>
              <w:right w:val="single" w:sz="4" w:space="0" w:color="auto"/>
            </w:tcBorders>
          </w:tcPr>
          <w:p w14:paraId="6C1400B3" w14:textId="77777777" w:rsidR="00B3794C" w:rsidRPr="00DD639E" w:rsidRDefault="00B3794C" w:rsidP="00A11E93">
            <w:pPr>
              <w:rPr>
                <w:ins w:id="54" w:author="Keith Wan Hang Chiu" w:date="2025-10-04T20:41:00Z" w16du:dateUtc="2025-10-04T12:41:00Z"/>
              </w:rPr>
            </w:pPr>
            <w:ins w:id="55" w:author="Keith Wan Hang Chiu" w:date="2025-10-04T20:41:00Z" w16du:dateUtc="2025-10-04T12:41:00Z">
              <w:r w:rsidRPr="00DD639E">
                <w:t>Study Site</w:t>
              </w:r>
            </w:ins>
          </w:p>
        </w:tc>
        <w:tc>
          <w:tcPr>
            <w:tcW w:w="6506" w:type="dxa"/>
            <w:tcBorders>
              <w:top w:val="single" w:sz="4" w:space="0" w:color="auto"/>
              <w:left w:val="single" w:sz="4" w:space="0" w:color="auto"/>
              <w:bottom w:val="single" w:sz="4" w:space="0" w:color="auto"/>
              <w:right w:val="single" w:sz="4" w:space="0" w:color="auto"/>
            </w:tcBorders>
          </w:tcPr>
          <w:p w14:paraId="566BB7A8" w14:textId="77777777" w:rsidR="00B3794C" w:rsidRPr="00DD639E" w:rsidRDefault="00B3794C" w:rsidP="00A11E93">
            <w:pPr>
              <w:rPr>
                <w:ins w:id="56" w:author="Keith Wan Hang Chiu" w:date="2025-10-04T20:41:00Z" w16du:dateUtc="2025-10-04T12:41:00Z"/>
                <w:sz w:val="22"/>
                <w:lang w:eastAsia="en-US"/>
              </w:rPr>
            </w:pPr>
            <w:ins w:id="57" w:author="Keith Wan Hang Chiu" w:date="2025-10-04T20:41:00Z" w16du:dateUtc="2025-10-04T12:41:00Z">
              <w:r>
                <w:rPr>
                  <w:lang w:eastAsia="en-US"/>
                </w:rPr>
                <w:t>Queen Elizabeth Hospital, Hong Kong</w:t>
              </w:r>
            </w:ins>
          </w:p>
        </w:tc>
      </w:tr>
    </w:tbl>
    <w:p w14:paraId="288491C9" w14:textId="1FED1898" w:rsidR="002471A6" w:rsidRPr="002471A6" w:rsidDel="00B3794C" w:rsidRDefault="002471A6" w:rsidP="002471A6">
      <w:pPr>
        <w:spacing w:after="200" w:line="276" w:lineRule="auto"/>
        <w:rPr>
          <w:del w:id="58" w:author="Keith Wan Hang Chiu" w:date="2025-10-04T20:41:00Z" w16du:dateUtc="2025-10-04T12:41:00Z"/>
          <w:b/>
          <w:bCs/>
          <w:color w:val="000000" w:themeColor="text1"/>
          <w:sz w:val="28"/>
          <w:szCs w:val="28"/>
          <w:u w:val="single"/>
          <w:lang w:eastAsia="zh-TW"/>
        </w:rPr>
      </w:pPr>
      <w:del w:id="59" w:author="Keith Wan Hang Chiu" w:date="2025-10-04T20:41:00Z" w16du:dateUtc="2025-10-04T12:41:00Z">
        <w:r w:rsidRPr="002471A6" w:rsidDel="00B3794C">
          <w:rPr>
            <w:b/>
            <w:bCs/>
            <w:color w:val="000000" w:themeColor="text1"/>
            <w:sz w:val="28"/>
            <w:szCs w:val="28"/>
            <w:u w:val="single"/>
            <w:lang w:eastAsia="zh-TW"/>
          </w:rPr>
          <w:delText xml:space="preserve">Project CLEAR (Contextualized Lay Explanations using Ai Radiology reports) </w:delText>
        </w:r>
      </w:del>
    </w:p>
    <w:p w14:paraId="53284E33" w14:textId="4378F51F" w:rsidR="001F4BCD" w:rsidDel="00B3794C" w:rsidRDefault="002471A6" w:rsidP="002471A6">
      <w:pPr>
        <w:spacing w:after="200" w:line="276" w:lineRule="auto"/>
        <w:rPr>
          <w:del w:id="60" w:author="Keith Wan Hang Chiu" w:date="2025-10-04T20:41:00Z" w16du:dateUtc="2025-10-04T12:41:00Z"/>
          <w:b/>
          <w:color w:val="000000"/>
          <w:sz w:val="22"/>
          <w:szCs w:val="22"/>
          <w:lang w:eastAsia="zh-TW"/>
        </w:rPr>
      </w:pPr>
      <w:del w:id="61" w:author="Keith Wan Hang Chiu" w:date="2025-10-04T20:41:00Z" w16du:dateUtc="2025-10-04T12:41:00Z">
        <w:r w:rsidRPr="002471A6" w:rsidDel="00B3794C">
          <w:rPr>
            <w:b/>
            <w:bCs/>
            <w:color w:val="000000" w:themeColor="text1"/>
            <w:sz w:val="28"/>
            <w:szCs w:val="28"/>
            <w:u w:val="single"/>
            <w:lang w:eastAsia="zh-TW"/>
          </w:rPr>
          <w:delText>– An Artificial Intelligence (AI) -powered personalized patient-centered communication system for interpretation of radiology findings.</w:delText>
        </w:r>
      </w:del>
    </w:p>
    <w:p w14:paraId="0C30E789" w14:textId="1DB45960" w:rsidR="002F2F5E" w:rsidRPr="00061762" w:rsidDel="00B3794C" w:rsidRDefault="002F2F5E" w:rsidP="00616499">
      <w:pPr>
        <w:spacing w:after="200" w:line="276" w:lineRule="auto"/>
        <w:rPr>
          <w:del w:id="62" w:author="Keith Wan Hang Chiu" w:date="2025-10-04T20:41:00Z" w16du:dateUtc="2025-10-04T12:41:00Z"/>
          <w:b/>
          <w:color w:val="000000"/>
          <w:sz w:val="22"/>
          <w:szCs w:val="22"/>
          <w:lang w:eastAsia="zh-TW"/>
        </w:rPr>
      </w:pPr>
      <w:del w:id="63" w:author="Keith Wan Hang Chiu" w:date="2025-10-04T20:41:00Z" w16du:dateUtc="2025-10-04T12:41:00Z">
        <w:r w:rsidRPr="005C0ADA" w:rsidDel="00B3794C">
          <w:rPr>
            <w:b/>
            <w:color w:val="000000"/>
            <w:sz w:val="22"/>
            <w:szCs w:val="22"/>
            <w:lang w:eastAsia="zh-TW"/>
          </w:rPr>
          <w:delText>Principal Investigator:</w:delText>
        </w:r>
      </w:del>
    </w:p>
    <w:p w14:paraId="02735622" w14:textId="2AD57624" w:rsidR="00D20303" w:rsidRPr="00061762" w:rsidDel="00B3794C" w:rsidRDefault="00D20303" w:rsidP="00616499">
      <w:pPr>
        <w:spacing w:after="200" w:line="276" w:lineRule="auto"/>
        <w:rPr>
          <w:del w:id="64" w:author="Keith Wan Hang Chiu" w:date="2025-10-04T20:41:00Z" w16du:dateUtc="2025-10-04T12:41:00Z"/>
          <w:bCs/>
          <w:color w:val="000000"/>
          <w:sz w:val="22"/>
          <w:szCs w:val="22"/>
          <w:lang w:eastAsia="zh-TW"/>
        </w:rPr>
      </w:pPr>
    </w:p>
    <w:p w14:paraId="1DBBFA3F" w14:textId="6968D8CB" w:rsidR="002F2F5E" w:rsidRPr="00061762" w:rsidDel="00B3794C" w:rsidRDefault="002F2F5E" w:rsidP="00616499">
      <w:pPr>
        <w:spacing w:after="200" w:line="276" w:lineRule="auto"/>
        <w:rPr>
          <w:del w:id="65" w:author="Keith Wan Hang Chiu" w:date="2025-10-04T20:41:00Z" w16du:dateUtc="2025-10-04T12:41:00Z"/>
          <w:b/>
          <w:color w:val="000000"/>
          <w:sz w:val="22"/>
          <w:szCs w:val="22"/>
          <w:lang w:eastAsia="zh-TW"/>
        </w:rPr>
      </w:pPr>
      <w:del w:id="66" w:author="Keith Wan Hang Chiu" w:date="2025-10-04T20:41:00Z" w16du:dateUtc="2025-10-04T12:41:00Z">
        <w:r w:rsidRPr="00061762" w:rsidDel="00B3794C">
          <w:rPr>
            <w:b/>
            <w:color w:val="000000"/>
            <w:sz w:val="22"/>
            <w:szCs w:val="22"/>
            <w:lang w:eastAsia="zh-TW"/>
          </w:rPr>
          <w:delText>Co-Investigators:</w:delText>
        </w:r>
      </w:del>
    </w:p>
    <w:p w14:paraId="054E03F1" w14:textId="7651C18E" w:rsidR="00BA127D" w:rsidDel="00B3794C" w:rsidRDefault="00BA127D" w:rsidP="00676389">
      <w:pPr>
        <w:spacing w:after="200" w:line="276" w:lineRule="auto"/>
        <w:rPr>
          <w:del w:id="67" w:author="Keith Wan Hang Chiu" w:date="2025-10-04T20:41:00Z" w16du:dateUtc="2025-10-04T12:41:00Z"/>
          <w:b/>
          <w:color w:val="000000"/>
          <w:sz w:val="22"/>
          <w:szCs w:val="22"/>
          <w:lang w:eastAsia="zh-TW"/>
        </w:rPr>
      </w:pPr>
    </w:p>
    <w:p w14:paraId="1CF9F61E" w14:textId="60AECB30" w:rsidR="00D20303" w:rsidDel="00B3794C" w:rsidRDefault="00D20303" w:rsidP="00676389">
      <w:pPr>
        <w:spacing w:after="200" w:line="276" w:lineRule="auto"/>
        <w:rPr>
          <w:del w:id="68" w:author="Keith Wan Hang Chiu" w:date="2025-10-04T20:41:00Z" w16du:dateUtc="2025-10-04T12:41:00Z"/>
          <w:bCs/>
          <w:color w:val="000000"/>
          <w:sz w:val="22"/>
          <w:szCs w:val="22"/>
          <w:lang w:eastAsia="zh-TW"/>
        </w:rPr>
      </w:pPr>
      <w:del w:id="69" w:author="Keith Wan Hang Chiu" w:date="2025-10-04T20:41:00Z" w16du:dateUtc="2025-10-04T12:41:00Z">
        <w:r w:rsidRPr="00601E81" w:rsidDel="00B3794C">
          <w:rPr>
            <w:b/>
            <w:color w:val="000000" w:themeColor="text1"/>
            <w:sz w:val="22"/>
            <w:szCs w:val="22"/>
            <w:lang w:eastAsia="zh-TW"/>
          </w:rPr>
          <w:delText>Short Title</w:delText>
        </w:r>
        <w:r w:rsidRPr="00601E81" w:rsidDel="00B3794C">
          <w:rPr>
            <w:color w:val="000000" w:themeColor="text1"/>
            <w:sz w:val="22"/>
            <w:szCs w:val="22"/>
            <w:lang w:eastAsia="zh-TW"/>
          </w:rPr>
          <w:delText>:</w:delText>
        </w:r>
        <w:r w:rsidRPr="329102C7" w:rsidDel="00B3794C">
          <w:rPr>
            <w:color w:val="000000" w:themeColor="text1"/>
            <w:sz w:val="22"/>
            <w:szCs w:val="22"/>
            <w:lang w:eastAsia="zh-TW"/>
          </w:rPr>
          <w:delText xml:space="preserve"> </w:delText>
        </w:r>
        <w:r w:rsidR="002471A6" w:rsidDel="00B3794C">
          <w:rPr>
            <w:color w:val="000000" w:themeColor="text1"/>
            <w:sz w:val="22"/>
            <w:szCs w:val="22"/>
            <w:lang w:eastAsia="zh-TW"/>
          </w:rPr>
          <w:delText>CLEAR</w:delText>
        </w:r>
      </w:del>
    </w:p>
    <w:p w14:paraId="3C638DE7" w14:textId="4B34DCC2" w:rsidR="002E7009" w:rsidRPr="00061762" w:rsidDel="00B3794C" w:rsidRDefault="002E7009" w:rsidP="00676389">
      <w:pPr>
        <w:spacing w:after="200" w:line="276" w:lineRule="auto"/>
        <w:rPr>
          <w:del w:id="70" w:author="Keith Wan Hang Chiu" w:date="2025-10-04T20:41:00Z" w16du:dateUtc="2025-10-04T12:41:00Z"/>
          <w:bCs/>
          <w:color w:val="000000"/>
          <w:sz w:val="22"/>
          <w:szCs w:val="22"/>
          <w:lang w:eastAsia="zh-TW"/>
        </w:rPr>
      </w:pPr>
      <w:commentRangeStart w:id="71"/>
      <w:del w:id="72" w:author="Keith Wan Hang Chiu" w:date="2025-10-04T20:41:00Z" w16du:dateUtc="2025-10-04T12:41:00Z">
        <w:r w:rsidRPr="00D96C97" w:rsidDel="00B3794C">
          <w:rPr>
            <w:b/>
            <w:bCs/>
            <w:color w:val="000000"/>
            <w:sz w:val="22"/>
            <w:szCs w:val="22"/>
            <w:lang w:eastAsia="zh-TW"/>
          </w:rPr>
          <w:delText>Protocol Number</w:delText>
        </w:r>
        <w:r w:rsidRPr="00D96C97" w:rsidDel="00B3794C">
          <w:rPr>
            <w:bCs/>
            <w:color w:val="000000"/>
            <w:sz w:val="22"/>
            <w:szCs w:val="22"/>
            <w:lang w:eastAsia="zh-TW"/>
          </w:rPr>
          <w:delText xml:space="preserve">: </w:delText>
        </w:r>
        <w:r w:rsidR="002471A6" w:rsidDel="00B3794C">
          <w:rPr>
            <w:bCs/>
            <w:color w:val="000000"/>
            <w:sz w:val="22"/>
            <w:szCs w:val="22"/>
            <w:lang w:eastAsia="zh-TW"/>
          </w:rPr>
          <w:delText>1</w:delText>
        </w:r>
        <w:r w:rsidR="003D1670" w:rsidRPr="00D96C97" w:rsidDel="00B3794C">
          <w:rPr>
            <w:bCs/>
            <w:color w:val="000000"/>
            <w:sz w:val="22"/>
            <w:szCs w:val="22"/>
            <w:lang w:eastAsia="zh-TW"/>
          </w:rPr>
          <w:delText>.0</w:delText>
        </w:r>
      </w:del>
    </w:p>
    <w:p w14:paraId="5247A8D0" w14:textId="58226ADE" w:rsidR="00D20303" w:rsidRPr="00061762" w:rsidDel="00B3794C" w:rsidRDefault="00D20303" w:rsidP="00676389">
      <w:pPr>
        <w:spacing w:after="200" w:line="276" w:lineRule="auto"/>
        <w:rPr>
          <w:del w:id="73" w:author="Keith Wan Hang Chiu" w:date="2025-10-04T20:41:00Z" w16du:dateUtc="2025-10-04T12:41:00Z"/>
          <w:bCs/>
          <w:color w:val="000000"/>
          <w:sz w:val="22"/>
          <w:szCs w:val="22"/>
          <w:lang w:eastAsia="zh-TW"/>
        </w:rPr>
      </w:pPr>
      <w:del w:id="74" w:author="Keith Wan Hang Chiu" w:date="2025-10-04T20:41:00Z" w16du:dateUtc="2025-10-04T12:41:00Z">
        <w:r w:rsidRPr="00061762" w:rsidDel="00B3794C">
          <w:rPr>
            <w:b/>
            <w:color w:val="000000"/>
            <w:sz w:val="22"/>
            <w:szCs w:val="22"/>
            <w:lang w:eastAsia="zh-TW"/>
          </w:rPr>
          <w:delText xml:space="preserve">Protocol </w:delText>
        </w:r>
        <w:r w:rsidDel="00B3794C">
          <w:rPr>
            <w:b/>
            <w:color w:val="000000"/>
            <w:sz w:val="22"/>
            <w:szCs w:val="22"/>
            <w:lang w:eastAsia="zh-TW"/>
          </w:rPr>
          <w:delText>V</w:delText>
        </w:r>
        <w:r w:rsidRPr="00061762" w:rsidDel="00B3794C">
          <w:rPr>
            <w:b/>
            <w:color w:val="000000"/>
            <w:sz w:val="22"/>
            <w:szCs w:val="22"/>
            <w:lang w:eastAsia="zh-TW"/>
          </w:rPr>
          <w:delText>ersion</w:delText>
        </w:r>
        <w:r w:rsidRPr="00061762" w:rsidDel="00B3794C">
          <w:rPr>
            <w:bCs/>
            <w:color w:val="000000"/>
            <w:sz w:val="22"/>
            <w:szCs w:val="22"/>
            <w:lang w:eastAsia="zh-TW"/>
          </w:rPr>
          <w:delText xml:space="preserve">: </w:delText>
        </w:r>
        <w:r w:rsidR="002471A6" w:rsidDel="00B3794C">
          <w:rPr>
            <w:bCs/>
            <w:color w:val="000000"/>
            <w:sz w:val="22"/>
            <w:szCs w:val="22"/>
            <w:lang w:eastAsia="zh-TW"/>
          </w:rPr>
          <w:delText>1</w:delText>
        </w:r>
        <w:r w:rsidR="003D1670" w:rsidDel="00B3794C">
          <w:rPr>
            <w:bCs/>
            <w:color w:val="000000"/>
            <w:sz w:val="22"/>
            <w:szCs w:val="22"/>
            <w:lang w:eastAsia="zh-TW"/>
          </w:rPr>
          <w:delText>.0</w:delText>
        </w:r>
      </w:del>
    </w:p>
    <w:p w14:paraId="222421DC" w14:textId="4926EE65" w:rsidR="00D20303" w:rsidRPr="00061762" w:rsidDel="00B3794C" w:rsidRDefault="00D20303" w:rsidP="00676389">
      <w:pPr>
        <w:spacing w:after="200" w:line="276" w:lineRule="auto"/>
        <w:rPr>
          <w:del w:id="75" w:author="Keith Wan Hang Chiu" w:date="2025-10-04T20:41:00Z" w16du:dateUtc="2025-10-04T12:41:00Z"/>
          <w:bCs/>
          <w:color w:val="000000"/>
          <w:sz w:val="22"/>
          <w:szCs w:val="22"/>
          <w:lang w:eastAsia="zh-TW"/>
        </w:rPr>
      </w:pPr>
      <w:del w:id="76" w:author="Keith Wan Hang Chiu" w:date="2025-10-04T20:41:00Z" w16du:dateUtc="2025-10-04T12:41:00Z">
        <w:r w:rsidRPr="00061762" w:rsidDel="00B3794C">
          <w:rPr>
            <w:b/>
            <w:color w:val="000000"/>
            <w:sz w:val="22"/>
            <w:szCs w:val="22"/>
            <w:lang w:eastAsia="zh-TW"/>
          </w:rPr>
          <w:delText xml:space="preserve">Protocol </w:delText>
        </w:r>
        <w:r w:rsidDel="00B3794C">
          <w:rPr>
            <w:b/>
            <w:color w:val="000000"/>
            <w:sz w:val="22"/>
            <w:szCs w:val="22"/>
            <w:lang w:eastAsia="zh-TW"/>
          </w:rPr>
          <w:delText>D</w:delText>
        </w:r>
        <w:r w:rsidRPr="00061762" w:rsidDel="00B3794C">
          <w:rPr>
            <w:b/>
            <w:color w:val="000000"/>
            <w:sz w:val="22"/>
            <w:szCs w:val="22"/>
            <w:lang w:eastAsia="zh-TW"/>
          </w:rPr>
          <w:delText>ate</w:delText>
        </w:r>
        <w:r w:rsidRPr="00061762" w:rsidDel="00B3794C">
          <w:rPr>
            <w:bCs/>
            <w:color w:val="000000"/>
            <w:sz w:val="22"/>
            <w:szCs w:val="22"/>
            <w:lang w:eastAsia="zh-TW"/>
          </w:rPr>
          <w:delText xml:space="preserve">: </w:delText>
        </w:r>
        <w:r w:rsidR="002471A6" w:rsidDel="00B3794C">
          <w:rPr>
            <w:bCs/>
            <w:color w:val="000000"/>
            <w:sz w:val="22"/>
            <w:szCs w:val="22"/>
            <w:lang w:eastAsia="zh-TW"/>
          </w:rPr>
          <w:delText>September</w:delText>
        </w:r>
        <w:r w:rsidR="00B900CB" w:rsidDel="00B3794C">
          <w:rPr>
            <w:bCs/>
            <w:color w:val="000000"/>
            <w:sz w:val="22"/>
            <w:szCs w:val="22"/>
            <w:lang w:eastAsia="zh-TW"/>
          </w:rPr>
          <w:delText xml:space="preserve"> </w:delText>
        </w:r>
        <w:r w:rsidR="00070F2A" w:rsidDel="00B3794C">
          <w:rPr>
            <w:bCs/>
            <w:color w:val="000000"/>
            <w:sz w:val="22"/>
            <w:szCs w:val="22"/>
            <w:lang w:eastAsia="zh-TW"/>
          </w:rPr>
          <w:delText>30</w:delText>
        </w:r>
        <w:r w:rsidRPr="00061762" w:rsidDel="00B3794C">
          <w:rPr>
            <w:bCs/>
            <w:color w:val="000000"/>
            <w:sz w:val="22"/>
            <w:szCs w:val="22"/>
            <w:lang w:eastAsia="zh-TW"/>
          </w:rPr>
          <w:delText>, 202</w:delText>
        </w:r>
        <w:r w:rsidR="002471A6" w:rsidDel="00B3794C">
          <w:rPr>
            <w:bCs/>
            <w:color w:val="000000"/>
            <w:sz w:val="22"/>
            <w:szCs w:val="22"/>
            <w:lang w:eastAsia="zh-TW"/>
          </w:rPr>
          <w:delText>5</w:delText>
        </w:r>
        <w:commentRangeEnd w:id="71"/>
        <w:r w:rsidR="00A232C9" w:rsidDel="00B3794C">
          <w:rPr>
            <w:rStyle w:val="CommentReference"/>
          </w:rPr>
          <w:commentReference w:id="71"/>
        </w:r>
      </w:del>
    </w:p>
    <w:p w14:paraId="346BDD08" w14:textId="5C5F0D0A" w:rsidR="00FC2C3F" w:rsidDel="00B3794C" w:rsidRDefault="00FC2C3F">
      <w:pPr>
        <w:rPr>
          <w:ins w:id="77" w:author="William Cho" w:date="2025-10-04T13:39:00Z" w16du:dateUtc="2025-10-04T05:39:00Z"/>
          <w:del w:id="78" w:author="Keith Wan Hang Chiu" w:date="2025-10-04T20:41:00Z" w16du:dateUtc="2025-10-04T12:41:00Z"/>
          <w:rFonts w:eastAsia="PMingLiU"/>
          <w:lang w:eastAsia="zh-TW"/>
        </w:rPr>
      </w:pPr>
      <w:bookmarkStart w:id="79" w:name="_Toc163737021"/>
      <w:ins w:id="80" w:author="William Cho" w:date="2025-10-04T13:38:00Z" w16du:dateUtc="2025-10-04T05:38:00Z">
        <w:del w:id="81" w:author="Keith Wan Hang Chiu" w:date="2025-10-04T20:41:00Z" w16du:dateUtc="2025-10-04T12:41:00Z">
          <w:r w:rsidDel="00B3794C">
            <w:rPr>
              <w:rFonts w:eastAsia="PMingLiU"/>
              <w:lang w:eastAsia="zh-TW"/>
            </w:rPr>
            <w:delText>Keywords</w:delText>
          </w:r>
        </w:del>
      </w:ins>
    </w:p>
    <w:p w14:paraId="4F8E2610" w14:textId="45842C3F" w:rsidR="00FC2C3F" w:rsidDel="00B3794C" w:rsidRDefault="00FC2C3F">
      <w:pPr>
        <w:rPr>
          <w:ins w:id="82" w:author="William Cho" w:date="2025-10-04T13:39:00Z" w16du:dateUtc="2025-10-04T05:39:00Z"/>
          <w:del w:id="83" w:author="Keith Wan Hang Chiu" w:date="2025-10-04T20:41:00Z" w16du:dateUtc="2025-10-04T12:41:00Z"/>
          <w:rFonts w:eastAsia="PMingLiU"/>
          <w:lang w:eastAsia="zh-TW"/>
        </w:rPr>
      </w:pPr>
    </w:p>
    <w:p w14:paraId="461D3CD6" w14:textId="3476E5CB" w:rsidR="00C35AFD" w:rsidRDefault="00FC2C3F">
      <w:pPr>
        <w:rPr>
          <w:rFonts w:eastAsia="PMingLiU"/>
          <w:lang w:eastAsia="zh-TW"/>
        </w:rPr>
      </w:pPr>
      <w:ins w:id="84" w:author="William Cho" w:date="2025-10-04T13:39:00Z" w16du:dateUtc="2025-10-04T05:39:00Z">
        <w:del w:id="85" w:author="Keith Wan Hang Chiu" w:date="2025-10-04T20:41:00Z" w16du:dateUtc="2025-10-04T12:41:00Z">
          <w:r w:rsidDel="00B3794C">
            <w:rPr>
              <w:rFonts w:eastAsia="PMingLiU"/>
              <w:lang w:eastAsia="zh-TW"/>
            </w:rPr>
            <w:delText>Brief summary of the study instead of syno</w:delText>
          </w:r>
        </w:del>
      </w:ins>
      <w:ins w:id="86" w:author="William Cho" w:date="2025-10-04T13:40:00Z" w16du:dateUtc="2025-10-04T05:40:00Z">
        <w:del w:id="87" w:author="Keith Wan Hang Chiu" w:date="2025-10-04T20:41:00Z" w16du:dateUtc="2025-10-04T12:41:00Z">
          <w:r w:rsidDel="00B3794C">
            <w:rPr>
              <w:rFonts w:eastAsia="PMingLiU"/>
              <w:lang w:eastAsia="zh-TW"/>
            </w:rPr>
            <w:delText>psis</w:delText>
          </w:r>
        </w:del>
      </w:ins>
      <w:ins w:id="88" w:author="William Cho" w:date="2025-10-04T13:39:00Z" w16du:dateUtc="2025-10-04T05:39:00Z">
        <w:del w:id="89" w:author="Keith Wan Hang Chiu" w:date="2025-10-04T20:41:00Z" w16du:dateUtc="2025-10-04T12:41:00Z">
          <w:r w:rsidRPr="00FC2C3F" w:rsidDel="00B3794C">
            <w:rPr>
              <w:rFonts w:eastAsia="PMingLiU"/>
              <w:lang w:eastAsia="zh-TW"/>
            </w:rPr>
            <w:delText xml:space="preserve"> </w:delText>
          </w:r>
        </w:del>
      </w:ins>
      <w:del w:id="90" w:author="William Cho" w:date="2025-10-04T13:38:00Z" w16du:dateUtc="2025-10-04T05:38:00Z">
        <w:r w:rsidR="00C35AFD" w:rsidDel="00FC2C3F">
          <w:rPr>
            <w:rFonts w:eastAsia="PMingLiU"/>
            <w:lang w:eastAsia="zh-TW"/>
          </w:rPr>
          <w:br w:type="page"/>
        </w:r>
      </w:del>
    </w:p>
    <w:p w14:paraId="1DB658A1" w14:textId="77777777" w:rsidR="00B3794C" w:rsidRDefault="00B3794C">
      <w:pPr>
        <w:rPr>
          <w:ins w:id="91" w:author="Keith Wan Hang Chiu" w:date="2025-10-04T20:41:00Z" w16du:dateUtc="2025-10-04T12:41:00Z"/>
          <w:rFonts w:eastAsia="PMingLiU"/>
          <w:b/>
          <w:bCs/>
          <w:lang w:eastAsia="zh-TW"/>
        </w:rPr>
      </w:pPr>
      <w:bookmarkStart w:id="92" w:name="_Toc163737171"/>
      <w:bookmarkStart w:id="93" w:name="_Toc163737515"/>
      <w:ins w:id="94" w:author="Keith Wan Hang Chiu" w:date="2025-10-04T20:41:00Z" w16du:dateUtc="2025-10-04T12:41:00Z">
        <w:r>
          <w:rPr>
            <w:rFonts w:eastAsia="PMingLiU"/>
            <w:b/>
            <w:bCs/>
            <w:lang w:eastAsia="zh-TW"/>
          </w:rPr>
          <w:br w:type="page"/>
        </w:r>
      </w:ins>
    </w:p>
    <w:p w14:paraId="7CC9CDDB" w14:textId="54CB7E3A" w:rsidR="007F19C3" w:rsidRPr="00340975" w:rsidRDefault="007148D8" w:rsidP="007148D8">
      <w:pPr>
        <w:jc w:val="center"/>
        <w:rPr>
          <w:rFonts w:eastAsia="PMingLiU"/>
          <w:b/>
          <w:bCs/>
          <w:lang w:eastAsia="zh-TW"/>
        </w:rPr>
      </w:pPr>
      <w:r w:rsidRPr="00340975">
        <w:rPr>
          <w:rFonts w:eastAsia="PMingLiU"/>
          <w:b/>
          <w:bCs/>
          <w:lang w:eastAsia="zh-TW"/>
        </w:rPr>
        <w:lastRenderedPageBreak/>
        <w:t>Table of Content</w:t>
      </w:r>
    </w:p>
    <w:p w14:paraId="64898160" w14:textId="77777777" w:rsidR="000D3447" w:rsidRPr="00BB411B" w:rsidRDefault="000D3447" w:rsidP="007148D8">
      <w:pPr>
        <w:jc w:val="center"/>
        <w:rPr>
          <w:rFonts w:eastAsia="PMingLiU"/>
          <w:b/>
          <w:bCs/>
          <w:highlight w:val="yellow"/>
          <w:lang w:eastAsia="zh-TW"/>
        </w:rPr>
      </w:pPr>
    </w:p>
    <w:p w14:paraId="3BB5AB74" w14:textId="754618D1" w:rsidR="00477272" w:rsidRDefault="00D21DFB">
      <w:pPr>
        <w:pStyle w:val="TOC1"/>
        <w:tabs>
          <w:tab w:val="right" w:leader="dot" w:pos="9350"/>
        </w:tabs>
        <w:rPr>
          <w:ins w:id="95"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r>
        <w:fldChar w:fldCharType="begin"/>
      </w:r>
      <w:r w:rsidR="009F4BB9">
        <w:instrText>TOC \o "1-3" \h \z \u</w:instrText>
      </w:r>
      <w:r>
        <w:fldChar w:fldCharType="separate"/>
      </w:r>
      <w:ins w:id="96" w:author="Sin Yu Joanne Hui" w:date="2025-10-05T23:47:00Z" w16du:dateUtc="2025-10-05T15:47:00Z">
        <w:r w:rsidR="00477272" w:rsidRPr="000E237D">
          <w:rPr>
            <w:rStyle w:val="Hyperlink"/>
            <w:noProof/>
          </w:rPr>
          <w:fldChar w:fldCharType="begin"/>
        </w:r>
        <w:r w:rsidR="00477272" w:rsidRPr="000E237D">
          <w:rPr>
            <w:rStyle w:val="Hyperlink"/>
            <w:noProof/>
          </w:rPr>
          <w:instrText xml:space="preserve"> </w:instrText>
        </w:r>
        <w:r w:rsidR="00477272">
          <w:rPr>
            <w:noProof/>
          </w:rPr>
          <w:instrText>HYPERLINK \l "_Toc210600465"</w:instrText>
        </w:r>
        <w:r w:rsidR="00477272" w:rsidRPr="000E237D">
          <w:rPr>
            <w:rStyle w:val="Hyperlink"/>
            <w:noProof/>
          </w:rPr>
          <w:instrText xml:space="preserve"> </w:instrText>
        </w:r>
        <w:r w:rsidR="00477272" w:rsidRPr="000E237D">
          <w:rPr>
            <w:rStyle w:val="Hyperlink"/>
            <w:noProof/>
          </w:rPr>
        </w:r>
        <w:r w:rsidR="00477272" w:rsidRPr="000E237D">
          <w:rPr>
            <w:rStyle w:val="Hyperlink"/>
            <w:noProof/>
          </w:rPr>
          <w:fldChar w:fldCharType="separate"/>
        </w:r>
        <w:r w:rsidR="00477272" w:rsidRPr="000E237D">
          <w:rPr>
            <w:rStyle w:val="Hyperlink"/>
            <w:rFonts w:eastAsia="PMingLiU"/>
            <w:noProof/>
            <w:lang w:eastAsia="zh-TW"/>
          </w:rPr>
          <w:t>1. BRIEF SYNOPSIS</w:t>
        </w:r>
        <w:r w:rsidR="00477272">
          <w:rPr>
            <w:noProof/>
            <w:webHidden/>
          </w:rPr>
          <w:tab/>
        </w:r>
        <w:r w:rsidR="00477272">
          <w:rPr>
            <w:noProof/>
            <w:webHidden/>
          </w:rPr>
          <w:fldChar w:fldCharType="begin"/>
        </w:r>
        <w:r w:rsidR="00477272">
          <w:rPr>
            <w:noProof/>
            <w:webHidden/>
          </w:rPr>
          <w:instrText xml:space="preserve"> PAGEREF _Toc210600465 \h </w:instrText>
        </w:r>
      </w:ins>
      <w:r w:rsidR="00477272">
        <w:rPr>
          <w:noProof/>
          <w:webHidden/>
        </w:rPr>
      </w:r>
      <w:ins w:id="97" w:author="Sin Yu Joanne Hui" w:date="2025-10-05T23:47:00Z" w16du:dateUtc="2025-10-05T15:47:00Z">
        <w:r w:rsidR="00477272">
          <w:rPr>
            <w:noProof/>
            <w:webHidden/>
          </w:rPr>
          <w:fldChar w:fldCharType="separate"/>
        </w:r>
        <w:r w:rsidR="00477272">
          <w:rPr>
            <w:noProof/>
            <w:webHidden/>
          </w:rPr>
          <w:t>3</w:t>
        </w:r>
        <w:r w:rsidR="00477272">
          <w:rPr>
            <w:noProof/>
            <w:webHidden/>
          </w:rPr>
          <w:fldChar w:fldCharType="end"/>
        </w:r>
        <w:r w:rsidR="00477272" w:rsidRPr="000E237D">
          <w:rPr>
            <w:rStyle w:val="Hyperlink"/>
            <w:noProof/>
          </w:rPr>
          <w:fldChar w:fldCharType="end"/>
        </w:r>
      </w:ins>
    </w:p>
    <w:p w14:paraId="437F4DF1" w14:textId="48D0B47A" w:rsidR="00477272" w:rsidRDefault="00477272">
      <w:pPr>
        <w:pStyle w:val="TOC1"/>
        <w:tabs>
          <w:tab w:val="right" w:leader="dot" w:pos="9350"/>
        </w:tabs>
        <w:rPr>
          <w:ins w:id="98"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ins w:id="99"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"_Toc210600466"</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2. BACKGROUND AND RATIONALE</w:t>
        </w:r>
        <w:r>
          <w:rPr>
            <w:noProof/>
            <w:webHidden/>
          </w:rPr>
          <w:tab/>
        </w:r>
        <w:r>
          <w:rPr>
            <w:noProof/>
            <w:webHidden/>
          </w:rPr>
          <w:fldChar w:fldCharType="begin"/>
        </w:r>
        <w:r>
          <w:rPr>
            <w:noProof/>
            <w:webHidden/>
          </w:rPr>
          <w:instrText xml:space="preserve"> PAGEREF _Toc210600466 \h </w:instrText>
        </w:r>
      </w:ins>
      <w:r>
        <w:rPr>
          <w:noProof/>
          <w:webHidden/>
        </w:rPr>
      </w:r>
      <w:ins w:id="100" w:author="Sin Yu Joanne Hui" w:date="2025-10-05T23:47:00Z" w16du:dateUtc="2025-10-05T15:47:00Z">
        <w:r>
          <w:rPr>
            <w:noProof/>
            <w:webHidden/>
          </w:rPr>
          <w:fldChar w:fldCharType="separate"/>
        </w:r>
        <w:r>
          <w:rPr>
            <w:noProof/>
            <w:webHidden/>
          </w:rPr>
          <w:t>5</w:t>
        </w:r>
        <w:r>
          <w:rPr>
            <w:noProof/>
            <w:webHidden/>
          </w:rPr>
          <w:fldChar w:fldCharType="end"/>
        </w:r>
        <w:r w:rsidRPr="000E237D">
          <w:rPr>
            <w:rStyle w:val="Hyperlink"/>
            <w:noProof/>
          </w:rPr>
          <w:fldChar w:fldCharType="end"/>
        </w:r>
      </w:ins>
    </w:p>
    <w:p w14:paraId="05DDF75D" w14:textId="2393E906" w:rsidR="00477272" w:rsidRDefault="00477272">
      <w:pPr>
        <w:pStyle w:val="TOC1"/>
        <w:tabs>
          <w:tab w:val="right" w:leader="dot" w:pos="9350"/>
        </w:tabs>
        <w:rPr>
          <w:ins w:id="101"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ins w:id="102"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"_Toc210600467"</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3. STUDY HYPOTHESIS AND OBJECTIVES</w:t>
        </w:r>
        <w:r>
          <w:rPr>
            <w:noProof/>
            <w:webHidden/>
          </w:rPr>
          <w:tab/>
        </w:r>
        <w:r>
          <w:rPr>
            <w:noProof/>
            <w:webHidden/>
          </w:rPr>
          <w:fldChar w:fldCharType="begin"/>
        </w:r>
        <w:r>
          <w:rPr>
            <w:noProof/>
            <w:webHidden/>
          </w:rPr>
          <w:instrText xml:space="preserve"> PAGEREF _Toc210600467 \h </w:instrText>
        </w:r>
      </w:ins>
      <w:r>
        <w:rPr>
          <w:noProof/>
          <w:webHidden/>
        </w:rPr>
      </w:r>
      <w:ins w:id="103" w:author="Sin Yu Joanne Hui" w:date="2025-10-05T23:47:00Z" w16du:dateUtc="2025-10-05T15:47:00Z">
        <w:r>
          <w:rPr>
            <w:noProof/>
            <w:webHidden/>
          </w:rPr>
          <w:fldChar w:fldCharType="separate"/>
        </w:r>
        <w:r>
          <w:rPr>
            <w:noProof/>
            <w:webHidden/>
          </w:rPr>
          <w:t>6</w:t>
        </w:r>
        <w:r>
          <w:rPr>
            <w:noProof/>
            <w:webHidden/>
          </w:rPr>
          <w:fldChar w:fldCharType="end"/>
        </w:r>
        <w:r w:rsidRPr="000E237D">
          <w:rPr>
            <w:rStyle w:val="Hyperlink"/>
            <w:noProof/>
          </w:rPr>
          <w:fldChar w:fldCharType="end"/>
        </w:r>
      </w:ins>
    </w:p>
    <w:p w14:paraId="2F6751F9" w14:textId="6D919D96" w:rsidR="00477272" w:rsidRDefault="00477272">
      <w:pPr>
        <w:pStyle w:val="TOC2"/>
        <w:tabs>
          <w:tab w:val="right" w:leader="dot" w:pos="9350"/>
        </w:tabs>
        <w:rPr>
          <w:ins w:id="104"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ins w:id="105"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"_Toc210600468"</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3.1. Study Hypothesis</w:t>
        </w:r>
        <w:r>
          <w:rPr>
            <w:noProof/>
            <w:webHidden/>
          </w:rPr>
          <w:tab/>
        </w:r>
        <w:r>
          <w:rPr>
            <w:noProof/>
            <w:webHidden/>
          </w:rPr>
          <w:fldChar w:fldCharType="begin"/>
        </w:r>
        <w:r>
          <w:rPr>
            <w:noProof/>
            <w:webHidden/>
          </w:rPr>
          <w:instrText xml:space="preserve"> PAGEREF _Toc210600468 \h </w:instrText>
        </w:r>
      </w:ins>
      <w:r>
        <w:rPr>
          <w:noProof/>
          <w:webHidden/>
        </w:rPr>
      </w:r>
      <w:ins w:id="106" w:author="Sin Yu Joanne Hui" w:date="2025-10-05T23:47:00Z" w16du:dateUtc="2025-10-05T15:47:00Z">
        <w:r>
          <w:rPr>
            <w:noProof/>
            <w:webHidden/>
          </w:rPr>
          <w:fldChar w:fldCharType="separate"/>
        </w:r>
        <w:r>
          <w:rPr>
            <w:noProof/>
            <w:webHidden/>
          </w:rPr>
          <w:t>6</w:t>
        </w:r>
        <w:r>
          <w:rPr>
            <w:noProof/>
            <w:webHidden/>
          </w:rPr>
          <w:fldChar w:fldCharType="end"/>
        </w:r>
        <w:r w:rsidRPr="000E237D">
          <w:rPr>
            <w:rStyle w:val="Hyperlink"/>
            <w:noProof/>
          </w:rPr>
          <w:fldChar w:fldCharType="end"/>
        </w:r>
      </w:ins>
    </w:p>
    <w:p w14:paraId="29C09739" w14:textId="66DCCFFA" w:rsidR="00477272" w:rsidRDefault="00477272">
      <w:pPr>
        <w:pStyle w:val="TOC2"/>
        <w:tabs>
          <w:tab w:val="right" w:leader="dot" w:pos="9350"/>
        </w:tabs>
        <w:rPr>
          <w:ins w:id="107"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ins w:id="108"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"_Toc210600469"</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3.2. Primary Objectives</w:t>
        </w:r>
        <w:r>
          <w:rPr>
            <w:noProof/>
            <w:webHidden/>
          </w:rPr>
          <w:tab/>
        </w:r>
        <w:r>
          <w:rPr>
            <w:noProof/>
            <w:webHidden/>
          </w:rPr>
          <w:fldChar w:fldCharType="begin"/>
        </w:r>
        <w:r>
          <w:rPr>
            <w:noProof/>
            <w:webHidden/>
          </w:rPr>
          <w:instrText xml:space="preserve"> PAGEREF _Toc210600469 \h </w:instrText>
        </w:r>
      </w:ins>
      <w:r>
        <w:rPr>
          <w:noProof/>
          <w:webHidden/>
        </w:rPr>
      </w:r>
      <w:ins w:id="109" w:author="Sin Yu Joanne Hui" w:date="2025-10-05T23:47:00Z" w16du:dateUtc="2025-10-05T15:47:00Z">
        <w:r>
          <w:rPr>
            <w:noProof/>
            <w:webHidden/>
          </w:rPr>
          <w:fldChar w:fldCharType="separate"/>
        </w:r>
        <w:r>
          <w:rPr>
            <w:noProof/>
            <w:webHidden/>
          </w:rPr>
          <w:t>6</w:t>
        </w:r>
        <w:r>
          <w:rPr>
            <w:noProof/>
            <w:webHidden/>
          </w:rPr>
          <w:fldChar w:fldCharType="end"/>
        </w:r>
        <w:r w:rsidRPr="000E237D">
          <w:rPr>
            <w:rStyle w:val="Hyperlink"/>
            <w:noProof/>
          </w:rPr>
          <w:fldChar w:fldCharType="end"/>
        </w:r>
      </w:ins>
    </w:p>
    <w:p w14:paraId="5C763069" w14:textId="3147707C" w:rsidR="00477272" w:rsidRDefault="00477272">
      <w:pPr>
        <w:pStyle w:val="TOC1"/>
        <w:tabs>
          <w:tab w:val="right" w:leader="dot" w:pos="9350"/>
        </w:tabs>
        <w:rPr>
          <w:ins w:id="110"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ins w:id="111"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"_Toc210600470"</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4. METHODS</w:t>
        </w:r>
        <w:r>
          <w:rPr>
            <w:noProof/>
            <w:webHidden/>
          </w:rPr>
          <w:tab/>
        </w:r>
        <w:r>
          <w:rPr>
            <w:noProof/>
            <w:webHidden/>
          </w:rPr>
          <w:fldChar w:fldCharType="begin"/>
        </w:r>
        <w:r>
          <w:rPr>
            <w:noProof/>
            <w:webHidden/>
          </w:rPr>
          <w:instrText xml:space="preserve"> PAGEREF _Toc210600470 \h </w:instrText>
        </w:r>
      </w:ins>
      <w:r>
        <w:rPr>
          <w:noProof/>
          <w:webHidden/>
        </w:rPr>
      </w:r>
      <w:ins w:id="112" w:author="Sin Yu Joanne Hui" w:date="2025-10-05T23:47:00Z" w16du:dateUtc="2025-10-05T15:47:00Z">
        <w:r>
          <w:rPr>
            <w:noProof/>
            <w:webHidden/>
          </w:rPr>
          <w:fldChar w:fldCharType="separate"/>
        </w:r>
        <w:r>
          <w:rPr>
            <w:noProof/>
            <w:webHidden/>
          </w:rPr>
          <w:t>6</w:t>
        </w:r>
        <w:r>
          <w:rPr>
            <w:noProof/>
            <w:webHidden/>
          </w:rPr>
          <w:fldChar w:fldCharType="end"/>
        </w:r>
        <w:r w:rsidRPr="000E237D">
          <w:rPr>
            <w:rStyle w:val="Hyperlink"/>
            <w:noProof/>
          </w:rPr>
          <w:fldChar w:fldCharType="end"/>
        </w:r>
      </w:ins>
    </w:p>
    <w:p w14:paraId="3D2C09A8" w14:textId="1D7B6A3C" w:rsidR="00477272" w:rsidRDefault="00477272">
      <w:pPr>
        <w:pStyle w:val="TOC2"/>
        <w:tabs>
          <w:tab w:val="right" w:leader="dot" w:pos="9350"/>
        </w:tabs>
        <w:rPr>
          <w:ins w:id="113"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ins w:id="114"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"_Toc210600471"</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4.1. Study Design</w:t>
        </w:r>
        <w:r>
          <w:rPr>
            <w:noProof/>
            <w:webHidden/>
          </w:rPr>
          <w:tab/>
        </w:r>
        <w:r>
          <w:rPr>
            <w:noProof/>
            <w:webHidden/>
          </w:rPr>
          <w:fldChar w:fldCharType="begin"/>
        </w:r>
        <w:r>
          <w:rPr>
            <w:noProof/>
            <w:webHidden/>
          </w:rPr>
          <w:instrText xml:space="preserve"> PAGEREF _Toc210600471 \h </w:instrText>
        </w:r>
      </w:ins>
      <w:r>
        <w:rPr>
          <w:noProof/>
          <w:webHidden/>
        </w:rPr>
      </w:r>
      <w:ins w:id="115" w:author="Sin Yu Joanne Hui" w:date="2025-10-05T23:47:00Z" w16du:dateUtc="2025-10-05T15:47:00Z">
        <w:r>
          <w:rPr>
            <w:noProof/>
            <w:webHidden/>
          </w:rPr>
          <w:fldChar w:fldCharType="separate"/>
        </w:r>
        <w:r>
          <w:rPr>
            <w:noProof/>
            <w:webHidden/>
          </w:rPr>
          <w:t>6</w:t>
        </w:r>
        <w:r>
          <w:rPr>
            <w:noProof/>
            <w:webHidden/>
          </w:rPr>
          <w:fldChar w:fldCharType="end"/>
        </w:r>
        <w:r w:rsidRPr="000E237D">
          <w:rPr>
            <w:rStyle w:val="Hyperlink"/>
            <w:noProof/>
          </w:rPr>
          <w:fldChar w:fldCharType="end"/>
        </w:r>
      </w:ins>
    </w:p>
    <w:p w14:paraId="5D7B3FE1" w14:textId="076907F0" w:rsidR="00477272" w:rsidRDefault="00477272">
      <w:pPr>
        <w:pStyle w:val="TOC2"/>
        <w:tabs>
          <w:tab w:val="right" w:leader="dot" w:pos="9350"/>
        </w:tabs>
        <w:rPr>
          <w:ins w:id="116"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ins w:id="117"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"_Toc210600472"</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Cohort</w:t>
        </w:r>
        <w:r>
          <w:rPr>
            <w:noProof/>
            <w:webHidden/>
          </w:rPr>
          <w:tab/>
        </w:r>
        <w:r>
          <w:rPr>
            <w:noProof/>
            <w:webHidden/>
          </w:rPr>
          <w:fldChar w:fldCharType="begin"/>
        </w:r>
        <w:r>
          <w:rPr>
            <w:noProof/>
            <w:webHidden/>
          </w:rPr>
          <w:instrText xml:space="preserve"> PAGEREF _Toc210600472 \h </w:instrText>
        </w:r>
      </w:ins>
      <w:r>
        <w:rPr>
          <w:noProof/>
          <w:webHidden/>
        </w:rPr>
      </w:r>
      <w:ins w:id="118" w:author="Sin Yu Joanne Hui" w:date="2025-10-05T23:47:00Z" w16du:dateUtc="2025-10-05T15:47:00Z">
        <w:r>
          <w:rPr>
            <w:noProof/>
            <w:webHidden/>
          </w:rPr>
          <w:fldChar w:fldCharType="separate"/>
        </w:r>
        <w:r>
          <w:rPr>
            <w:noProof/>
            <w:webHidden/>
          </w:rPr>
          <w:t>6</w:t>
        </w:r>
        <w:r>
          <w:rPr>
            <w:noProof/>
            <w:webHidden/>
          </w:rPr>
          <w:fldChar w:fldCharType="end"/>
        </w:r>
        <w:r w:rsidRPr="000E237D">
          <w:rPr>
            <w:rStyle w:val="Hyperlink"/>
            <w:noProof/>
          </w:rPr>
          <w:fldChar w:fldCharType="end"/>
        </w:r>
      </w:ins>
    </w:p>
    <w:p w14:paraId="5C4E9060" w14:textId="479DC45B" w:rsidR="00477272" w:rsidRDefault="00477272">
      <w:pPr>
        <w:pStyle w:val="TOC3"/>
        <w:tabs>
          <w:tab w:val="right" w:leader="dot" w:pos="9350"/>
        </w:tabs>
        <w:rPr>
          <w:ins w:id="119"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ins w:id="120"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"_Toc210600473"</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4.2.1. Inclusion Criteria</w:t>
        </w:r>
        <w:r>
          <w:rPr>
            <w:noProof/>
            <w:webHidden/>
          </w:rPr>
          <w:tab/>
        </w:r>
        <w:r>
          <w:rPr>
            <w:noProof/>
            <w:webHidden/>
          </w:rPr>
          <w:fldChar w:fldCharType="begin"/>
        </w:r>
        <w:r>
          <w:rPr>
            <w:noProof/>
            <w:webHidden/>
          </w:rPr>
          <w:instrText xml:space="preserve"> PAGEREF _Toc210600473 \h </w:instrText>
        </w:r>
      </w:ins>
      <w:r>
        <w:rPr>
          <w:noProof/>
          <w:webHidden/>
        </w:rPr>
      </w:r>
      <w:ins w:id="121" w:author="Sin Yu Joanne Hui" w:date="2025-10-05T23:47:00Z" w16du:dateUtc="2025-10-05T15:47:00Z">
        <w:r>
          <w:rPr>
            <w:noProof/>
            <w:webHidden/>
          </w:rPr>
          <w:fldChar w:fldCharType="separate"/>
        </w:r>
        <w:r>
          <w:rPr>
            <w:noProof/>
            <w:webHidden/>
          </w:rPr>
          <w:t>6</w:t>
        </w:r>
        <w:r>
          <w:rPr>
            <w:noProof/>
            <w:webHidden/>
          </w:rPr>
          <w:fldChar w:fldCharType="end"/>
        </w:r>
        <w:r w:rsidRPr="000E237D">
          <w:rPr>
            <w:rStyle w:val="Hyperlink"/>
            <w:noProof/>
          </w:rPr>
          <w:fldChar w:fldCharType="end"/>
        </w:r>
      </w:ins>
    </w:p>
    <w:p w14:paraId="4D059375" w14:textId="51FD2268" w:rsidR="00477272" w:rsidRDefault="00477272">
      <w:pPr>
        <w:pStyle w:val="TOC3"/>
        <w:tabs>
          <w:tab w:val="right" w:leader="dot" w:pos="9350"/>
        </w:tabs>
        <w:rPr>
          <w:ins w:id="122"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ins w:id="123"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"_Toc210600474"</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4.2.2. Exclusion Criteria</w:t>
        </w:r>
        <w:r>
          <w:rPr>
            <w:noProof/>
            <w:webHidden/>
          </w:rPr>
          <w:tab/>
        </w:r>
        <w:r>
          <w:rPr>
            <w:noProof/>
            <w:webHidden/>
          </w:rPr>
          <w:fldChar w:fldCharType="begin"/>
        </w:r>
        <w:r>
          <w:rPr>
            <w:noProof/>
            <w:webHidden/>
          </w:rPr>
          <w:instrText xml:space="preserve"> PAGEREF _Toc210600474 \h </w:instrText>
        </w:r>
      </w:ins>
      <w:r>
        <w:rPr>
          <w:noProof/>
          <w:webHidden/>
        </w:rPr>
      </w:r>
      <w:ins w:id="124" w:author="Sin Yu Joanne Hui" w:date="2025-10-05T23:47:00Z" w16du:dateUtc="2025-10-05T15:47:00Z">
        <w:r>
          <w:rPr>
            <w:noProof/>
            <w:webHidden/>
          </w:rPr>
          <w:fldChar w:fldCharType="separate"/>
        </w:r>
        <w:r>
          <w:rPr>
            <w:noProof/>
            <w:webHidden/>
          </w:rPr>
          <w:t>6</w:t>
        </w:r>
        <w:r>
          <w:rPr>
            <w:noProof/>
            <w:webHidden/>
          </w:rPr>
          <w:fldChar w:fldCharType="end"/>
        </w:r>
        <w:r w:rsidRPr="000E237D">
          <w:rPr>
            <w:rStyle w:val="Hyperlink"/>
            <w:noProof/>
          </w:rPr>
          <w:fldChar w:fldCharType="end"/>
        </w:r>
      </w:ins>
    </w:p>
    <w:p w14:paraId="64E1256C" w14:textId="063304F0" w:rsidR="00477272" w:rsidRDefault="00477272">
      <w:pPr>
        <w:pStyle w:val="TOC3"/>
        <w:tabs>
          <w:tab w:val="right" w:leader="dot" w:pos="9350"/>
        </w:tabs>
        <w:rPr>
          <w:ins w:id="125"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ins w:id="126"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"_Toc210600477"</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4.3.2. Evaluation of results</w:t>
        </w:r>
        <w:r>
          <w:rPr>
            <w:noProof/>
            <w:webHidden/>
          </w:rPr>
          <w:tab/>
        </w:r>
        <w:r>
          <w:rPr>
            <w:noProof/>
            <w:webHidden/>
          </w:rPr>
          <w:fldChar w:fldCharType="begin"/>
        </w:r>
        <w:r>
          <w:rPr>
            <w:noProof/>
            <w:webHidden/>
          </w:rPr>
          <w:instrText xml:space="preserve"> PAGEREF _Toc210600477 \h </w:instrText>
        </w:r>
      </w:ins>
      <w:r>
        <w:rPr>
          <w:noProof/>
          <w:webHidden/>
        </w:rPr>
      </w:r>
      <w:ins w:id="127" w:author="Sin Yu Joanne Hui" w:date="2025-10-05T23:47:00Z" w16du:dateUtc="2025-10-05T15:47:00Z">
        <w:r>
          <w:rPr>
            <w:noProof/>
            <w:webHidden/>
          </w:rPr>
          <w:fldChar w:fldCharType="separate"/>
        </w:r>
        <w:r>
          <w:rPr>
            <w:noProof/>
            <w:webHidden/>
          </w:rPr>
          <w:t>7</w:t>
        </w:r>
        <w:r>
          <w:rPr>
            <w:noProof/>
            <w:webHidden/>
          </w:rPr>
          <w:fldChar w:fldCharType="end"/>
        </w:r>
        <w:r w:rsidRPr="000E237D">
          <w:rPr>
            <w:rStyle w:val="Hyperlink"/>
            <w:noProof/>
          </w:rPr>
          <w:fldChar w:fldCharType="end"/>
        </w:r>
      </w:ins>
    </w:p>
    <w:p w14:paraId="2C658850" w14:textId="3BC9D222" w:rsidR="00477272" w:rsidRDefault="00477272">
      <w:pPr>
        <w:pStyle w:val="TOC2"/>
        <w:tabs>
          <w:tab w:val="right" w:leader="dot" w:pos="9350"/>
        </w:tabs>
        <w:rPr>
          <w:ins w:id="128"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ins w:id="129"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"_Toc210600478"</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4.4. Study Outcome</w:t>
        </w:r>
        <w:r>
          <w:rPr>
            <w:noProof/>
            <w:webHidden/>
          </w:rPr>
          <w:tab/>
        </w:r>
        <w:r>
          <w:rPr>
            <w:noProof/>
            <w:webHidden/>
          </w:rPr>
          <w:fldChar w:fldCharType="begin"/>
        </w:r>
        <w:r>
          <w:rPr>
            <w:noProof/>
            <w:webHidden/>
          </w:rPr>
          <w:instrText xml:space="preserve"> PAGEREF _Toc210600478 \h </w:instrText>
        </w:r>
      </w:ins>
      <w:r>
        <w:rPr>
          <w:noProof/>
          <w:webHidden/>
        </w:rPr>
      </w:r>
      <w:ins w:id="130" w:author="Sin Yu Joanne Hui" w:date="2025-10-05T23:47:00Z" w16du:dateUtc="2025-10-05T15:47:00Z">
        <w:r>
          <w:rPr>
            <w:noProof/>
            <w:webHidden/>
          </w:rPr>
          <w:fldChar w:fldCharType="separate"/>
        </w:r>
        <w:r>
          <w:rPr>
            <w:noProof/>
            <w:webHidden/>
          </w:rPr>
          <w:t>8</w:t>
        </w:r>
        <w:r>
          <w:rPr>
            <w:noProof/>
            <w:webHidden/>
          </w:rPr>
          <w:fldChar w:fldCharType="end"/>
        </w:r>
        <w:r w:rsidRPr="000E237D">
          <w:rPr>
            <w:rStyle w:val="Hyperlink"/>
            <w:noProof/>
          </w:rPr>
          <w:fldChar w:fldCharType="end"/>
        </w:r>
      </w:ins>
    </w:p>
    <w:p w14:paraId="4E2B2400" w14:textId="39F975FE" w:rsidR="00477272" w:rsidRDefault="00477272">
      <w:pPr>
        <w:pStyle w:val="TOC2"/>
        <w:tabs>
          <w:tab w:val="right" w:leader="dot" w:pos="9350"/>
        </w:tabs>
        <w:rPr>
          <w:ins w:id="131"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ins w:id="132"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"_Toc210600479"</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4.5.2. Statistical Analysis</w:t>
        </w:r>
        <w:r>
          <w:rPr>
            <w:noProof/>
            <w:webHidden/>
          </w:rPr>
          <w:tab/>
        </w:r>
        <w:r>
          <w:rPr>
            <w:noProof/>
            <w:webHidden/>
          </w:rPr>
          <w:fldChar w:fldCharType="begin"/>
        </w:r>
        <w:r>
          <w:rPr>
            <w:noProof/>
            <w:webHidden/>
          </w:rPr>
          <w:instrText xml:space="preserve"> PAGEREF _Toc210600479 \h </w:instrText>
        </w:r>
      </w:ins>
      <w:r>
        <w:rPr>
          <w:noProof/>
          <w:webHidden/>
        </w:rPr>
      </w:r>
      <w:ins w:id="133" w:author="Sin Yu Joanne Hui" w:date="2025-10-05T23:47:00Z" w16du:dateUtc="2025-10-05T15:47:00Z">
        <w:r>
          <w:rPr>
            <w:noProof/>
            <w:webHidden/>
          </w:rPr>
          <w:fldChar w:fldCharType="separate"/>
        </w:r>
        <w:r>
          <w:rPr>
            <w:noProof/>
            <w:webHidden/>
          </w:rPr>
          <w:t>8</w:t>
        </w:r>
        <w:r>
          <w:rPr>
            <w:noProof/>
            <w:webHidden/>
          </w:rPr>
          <w:fldChar w:fldCharType="end"/>
        </w:r>
        <w:r w:rsidRPr="000E237D">
          <w:rPr>
            <w:rStyle w:val="Hyperlink"/>
            <w:noProof/>
          </w:rPr>
          <w:fldChar w:fldCharType="end"/>
        </w:r>
      </w:ins>
    </w:p>
    <w:p w14:paraId="68110404" w14:textId="03316FC0" w:rsidR="00477272" w:rsidRDefault="00477272">
      <w:pPr>
        <w:pStyle w:val="TOC1"/>
        <w:tabs>
          <w:tab w:val="right" w:leader="dot" w:pos="9350"/>
        </w:tabs>
        <w:rPr>
          <w:ins w:id="134"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ins w:id="135"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"_Toc210600480"</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5. REFERENCES</w:t>
        </w:r>
        <w:r>
          <w:rPr>
            <w:noProof/>
            <w:webHidden/>
          </w:rPr>
          <w:tab/>
        </w:r>
        <w:r>
          <w:rPr>
            <w:noProof/>
            <w:webHidden/>
          </w:rPr>
          <w:fldChar w:fldCharType="begin"/>
        </w:r>
        <w:r>
          <w:rPr>
            <w:noProof/>
            <w:webHidden/>
          </w:rPr>
          <w:instrText xml:space="preserve"> PAGEREF _Toc210600480 \h </w:instrText>
        </w:r>
      </w:ins>
      <w:r>
        <w:rPr>
          <w:noProof/>
          <w:webHidden/>
        </w:rPr>
      </w:r>
      <w:ins w:id="136" w:author="Sin Yu Joanne Hui" w:date="2025-10-05T23:47:00Z" w16du:dateUtc="2025-10-05T15:47:00Z">
        <w:r>
          <w:rPr>
            <w:noProof/>
            <w:webHidden/>
          </w:rPr>
          <w:fldChar w:fldCharType="separate"/>
        </w:r>
        <w:r>
          <w:rPr>
            <w:noProof/>
            <w:webHidden/>
          </w:rPr>
          <w:t>9</w:t>
        </w:r>
        <w:r>
          <w:rPr>
            <w:noProof/>
            <w:webHidden/>
          </w:rPr>
          <w:fldChar w:fldCharType="end"/>
        </w:r>
        <w:r w:rsidRPr="000E237D">
          <w:rPr>
            <w:rStyle w:val="Hyperlink"/>
            <w:noProof/>
          </w:rPr>
          <w:fldChar w:fldCharType="end"/>
        </w:r>
      </w:ins>
    </w:p>
    <w:p w14:paraId="3B7998BE" w14:textId="6FD3FC7F" w:rsidR="007C4D7C" w:rsidDel="00477272" w:rsidRDefault="007C4D7C">
      <w:pPr>
        <w:pStyle w:val="TOC1"/>
        <w:tabs>
          <w:tab w:val="right" w:leader="dot" w:pos="9350"/>
        </w:tabs>
        <w:rPr>
          <w:del w:id="137"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del w:id="138" w:author="Sin Yu Joanne Hui" w:date="2025-10-05T23:47:00Z" w16du:dateUtc="2025-10-05T15:47:00Z">
        <w:r w:rsidRPr="00477272" w:rsidDel="00477272">
          <w:rPr>
            <w:rFonts w:eastAsia="PMingLiU"/>
            <w:rPrChange w:id="139" w:author="Sin Yu Joanne Hui" w:date="2025-10-05T23:47:00Z" w16du:dateUtc="2025-10-05T15:47:00Z">
              <w:rPr>
                <w:rStyle w:val="Hyperlink"/>
                <w:rFonts w:eastAsia="PMingLiU"/>
                <w:b/>
                <w:bCs/>
                <w:noProof/>
                <w:lang w:eastAsia="zh-TW"/>
              </w:rPr>
            </w:rPrChange>
          </w:rPr>
          <w:delText>1. PROTOCOL SYNOPSIS</w:delText>
        </w:r>
        <w:r w:rsidDel="00477272">
          <w:rPr>
            <w:noProof/>
            <w:webHidden/>
          </w:rPr>
          <w:tab/>
          <w:delText>3</w:delText>
        </w:r>
      </w:del>
    </w:p>
    <w:p w14:paraId="42E57C07" w14:textId="45CAB667" w:rsidR="007C4D7C" w:rsidDel="00477272" w:rsidRDefault="007C4D7C">
      <w:pPr>
        <w:pStyle w:val="TOC1"/>
        <w:tabs>
          <w:tab w:val="right" w:leader="dot" w:pos="9350"/>
        </w:tabs>
        <w:rPr>
          <w:del w:id="140"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del w:id="141" w:author="Sin Yu Joanne Hui" w:date="2025-10-05T23:47:00Z" w16du:dateUtc="2025-10-05T15:47:00Z">
        <w:r w:rsidRPr="00477272" w:rsidDel="00477272">
          <w:rPr>
            <w:rPrChange w:id="142" w:author="Sin Yu Joanne Hui" w:date="2025-10-05T23:47:00Z" w16du:dateUtc="2025-10-05T15:47:00Z">
              <w:rPr>
                <w:rStyle w:val="Hyperlink"/>
                <w:b/>
                <w:bCs/>
                <w:noProof/>
              </w:rPr>
            </w:rPrChange>
          </w:rPr>
          <w:delText>2. BACKGROUND AND RATIONALE</w:delText>
        </w:r>
        <w:r w:rsidDel="00477272">
          <w:rPr>
            <w:noProof/>
            <w:webHidden/>
          </w:rPr>
          <w:tab/>
          <w:delText>6</w:delText>
        </w:r>
      </w:del>
    </w:p>
    <w:p w14:paraId="78D3EB8F" w14:textId="72B4CB5A" w:rsidR="007C4D7C" w:rsidDel="00477272" w:rsidRDefault="007C4D7C">
      <w:pPr>
        <w:pStyle w:val="TOC2"/>
        <w:tabs>
          <w:tab w:val="right" w:leader="dot" w:pos="9350"/>
        </w:tabs>
        <w:rPr>
          <w:del w:id="143"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44" w:author="Sin Yu Joanne Hui" w:date="2025-10-05T23:47:00Z" w16du:dateUtc="2025-10-05T15:47:00Z">
        <w:r w:rsidRPr="00477272" w:rsidDel="00477272">
          <w:rPr>
            <w:rPrChange w:id="145" w:author="Sin Yu Joanne Hui" w:date="2025-10-05T23:47:00Z" w16du:dateUtc="2025-10-05T15:47:00Z">
              <w:rPr>
                <w:rStyle w:val="Hyperlink"/>
                <w:noProof/>
              </w:rPr>
            </w:rPrChange>
          </w:rPr>
          <w:delText>2.1. Introduction</w:delText>
        </w:r>
        <w:r w:rsidDel="00477272">
          <w:rPr>
            <w:noProof/>
            <w:webHidden/>
          </w:rPr>
          <w:tab/>
          <w:delText>6</w:delText>
        </w:r>
      </w:del>
    </w:p>
    <w:p w14:paraId="7500D70A" w14:textId="64D3D908" w:rsidR="007C4D7C" w:rsidDel="00477272" w:rsidRDefault="007C4D7C">
      <w:pPr>
        <w:pStyle w:val="TOC2"/>
        <w:tabs>
          <w:tab w:val="right" w:leader="dot" w:pos="9350"/>
        </w:tabs>
        <w:rPr>
          <w:del w:id="146"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47" w:author="Sin Yu Joanne Hui" w:date="2025-10-05T23:47:00Z" w16du:dateUtc="2025-10-05T15:47:00Z">
        <w:r w:rsidRPr="00477272" w:rsidDel="00477272">
          <w:rPr>
            <w:rPrChange w:id="148" w:author="Sin Yu Joanne Hui" w:date="2025-10-05T23:47:00Z" w16du:dateUtc="2025-10-05T15:47:00Z">
              <w:rPr>
                <w:rStyle w:val="Hyperlink"/>
                <w:noProof/>
              </w:rPr>
            </w:rPrChange>
          </w:rPr>
          <w:delText>2.2. Background of the Study Article</w:delText>
        </w:r>
        <w:r w:rsidDel="00477272">
          <w:rPr>
            <w:noProof/>
            <w:webHidden/>
          </w:rPr>
          <w:tab/>
          <w:delText>7</w:delText>
        </w:r>
      </w:del>
    </w:p>
    <w:p w14:paraId="3C4691D8" w14:textId="2CD88FDF" w:rsidR="007C4D7C" w:rsidDel="00477272" w:rsidRDefault="007C4D7C">
      <w:pPr>
        <w:pStyle w:val="TOC1"/>
        <w:tabs>
          <w:tab w:val="right" w:leader="dot" w:pos="9350"/>
        </w:tabs>
        <w:rPr>
          <w:del w:id="149"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del w:id="150" w:author="Sin Yu Joanne Hui" w:date="2025-10-05T23:47:00Z" w16du:dateUtc="2025-10-05T15:47:00Z">
        <w:r w:rsidRPr="00477272" w:rsidDel="00477272">
          <w:rPr>
            <w:rPrChange w:id="151" w:author="Sin Yu Joanne Hui" w:date="2025-10-05T23:47:00Z" w16du:dateUtc="2025-10-05T15:47:00Z">
              <w:rPr>
                <w:rStyle w:val="Hyperlink"/>
                <w:b/>
                <w:bCs/>
                <w:noProof/>
              </w:rPr>
            </w:rPrChange>
          </w:rPr>
          <w:delText>3. STUDY HYPOTHESIS AND OBJECTIVES</w:delText>
        </w:r>
        <w:r w:rsidDel="00477272">
          <w:rPr>
            <w:noProof/>
            <w:webHidden/>
          </w:rPr>
          <w:tab/>
          <w:delText>7</w:delText>
        </w:r>
      </w:del>
    </w:p>
    <w:p w14:paraId="7A55E501" w14:textId="53F0B982" w:rsidR="007C4D7C" w:rsidDel="00477272" w:rsidRDefault="007C4D7C">
      <w:pPr>
        <w:pStyle w:val="TOC2"/>
        <w:tabs>
          <w:tab w:val="right" w:leader="dot" w:pos="9350"/>
        </w:tabs>
        <w:rPr>
          <w:del w:id="152"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53" w:author="Sin Yu Joanne Hui" w:date="2025-10-05T23:47:00Z" w16du:dateUtc="2025-10-05T15:47:00Z">
        <w:r w:rsidRPr="00477272" w:rsidDel="00477272">
          <w:rPr>
            <w:rPrChange w:id="154" w:author="Sin Yu Joanne Hui" w:date="2025-10-05T23:47:00Z" w16du:dateUtc="2025-10-05T15:47:00Z">
              <w:rPr>
                <w:rStyle w:val="Hyperlink"/>
                <w:noProof/>
              </w:rPr>
            </w:rPrChange>
          </w:rPr>
          <w:delText>3.1. Study Hypothesis</w:delText>
        </w:r>
        <w:r w:rsidDel="00477272">
          <w:rPr>
            <w:noProof/>
            <w:webHidden/>
          </w:rPr>
          <w:tab/>
          <w:delText>7</w:delText>
        </w:r>
      </w:del>
    </w:p>
    <w:p w14:paraId="4C3F59E3" w14:textId="787583CA" w:rsidR="007C4D7C" w:rsidDel="00477272" w:rsidRDefault="007C4D7C">
      <w:pPr>
        <w:pStyle w:val="TOC2"/>
        <w:tabs>
          <w:tab w:val="right" w:leader="dot" w:pos="9350"/>
        </w:tabs>
        <w:rPr>
          <w:del w:id="155"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56" w:author="Sin Yu Joanne Hui" w:date="2025-10-05T23:47:00Z" w16du:dateUtc="2025-10-05T15:47:00Z">
        <w:r w:rsidRPr="00477272" w:rsidDel="00477272">
          <w:rPr>
            <w:rPrChange w:id="157" w:author="Sin Yu Joanne Hui" w:date="2025-10-05T23:47:00Z" w16du:dateUtc="2025-10-05T15:47:00Z">
              <w:rPr>
                <w:rStyle w:val="Hyperlink"/>
                <w:noProof/>
              </w:rPr>
            </w:rPrChange>
          </w:rPr>
          <w:delText>3.2. Primary Objectives</w:delText>
        </w:r>
        <w:r w:rsidDel="00477272">
          <w:rPr>
            <w:noProof/>
            <w:webHidden/>
          </w:rPr>
          <w:tab/>
          <w:delText>7</w:delText>
        </w:r>
      </w:del>
    </w:p>
    <w:p w14:paraId="35684357" w14:textId="01029543" w:rsidR="007C4D7C" w:rsidDel="00477272" w:rsidRDefault="007C4D7C">
      <w:pPr>
        <w:pStyle w:val="TOC2"/>
        <w:tabs>
          <w:tab w:val="right" w:leader="dot" w:pos="9350"/>
        </w:tabs>
        <w:rPr>
          <w:del w:id="158"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59" w:author="Sin Yu Joanne Hui" w:date="2025-10-05T23:47:00Z" w16du:dateUtc="2025-10-05T15:47:00Z">
        <w:r w:rsidRPr="00477272" w:rsidDel="00477272">
          <w:rPr>
            <w:rPrChange w:id="160" w:author="Sin Yu Joanne Hui" w:date="2025-10-05T23:47:00Z" w16du:dateUtc="2025-10-05T15:47:00Z">
              <w:rPr>
                <w:rStyle w:val="Hyperlink"/>
                <w:noProof/>
              </w:rPr>
            </w:rPrChange>
          </w:rPr>
          <w:delText>3.3. Secondary Objectives</w:delText>
        </w:r>
        <w:r w:rsidDel="00477272">
          <w:rPr>
            <w:noProof/>
            <w:webHidden/>
          </w:rPr>
          <w:tab/>
          <w:delText>7</w:delText>
        </w:r>
      </w:del>
    </w:p>
    <w:p w14:paraId="7BEC2D54" w14:textId="3E823E6C" w:rsidR="007C4D7C" w:rsidDel="00477272" w:rsidRDefault="007C4D7C">
      <w:pPr>
        <w:pStyle w:val="TOC1"/>
        <w:tabs>
          <w:tab w:val="right" w:leader="dot" w:pos="9350"/>
        </w:tabs>
        <w:rPr>
          <w:del w:id="161"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del w:id="162" w:author="Sin Yu Joanne Hui" w:date="2025-10-05T23:47:00Z" w16du:dateUtc="2025-10-05T15:47:00Z">
        <w:r w:rsidRPr="00477272" w:rsidDel="00477272">
          <w:rPr>
            <w:rPrChange w:id="163" w:author="Sin Yu Joanne Hui" w:date="2025-10-05T23:47:00Z" w16du:dateUtc="2025-10-05T15:47:00Z">
              <w:rPr>
                <w:rStyle w:val="Hyperlink"/>
                <w:b/>
                <w:bCs/>
                <w:noProof/>
              </w:rPr>
            </w:rPrChange>
          </w:rPr>
          <w:delText>4. METHODS</w:delText>
        </w:r>
        <w:r w:rsidDel="00477272">
          <w:rPr>
            <w:noProof/>
            <w:webHidden/>
          </w:rPr>
          <w:tab/>
          <w:delText>8</w:delText>
        </w:r>
      </w:del>
    </w:p>
    <w:p w14:paraId="2E93EFB8" w14:textId="643CD1A9" w:rsidR="007C4D7C" w:rsidDel="00477272" w:rsidRDefault="007C4D7C">
      <w:pPr>
        <w:pStyle w:val="TOC2"/>
        <w:tabs>
          <w:tab w:val="right" w:leader="dot" w:pos="9350"/>
        </w:tabs>
        <w:rPr>
          <w:del w:id="164"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65" w:author="Sin Yu Joanne Hui" w:date="2025-10-05T23:47:00Z" w16du:dateUtc="2025-10-05T15:47:00Z">
        <w:r w:rsidRPr="00477272" w:rsidDel="00477272">
          <w:rPr>
            <w:rPrChange w:id="166" w:author="Sin Yu Joanne Hui" w:date="2025-10-05T23:47:00Z" w16du:dateUtc="2025-10-05T15:47:00Z">
              <w:rPr>
                <w:rStyle w:val="Hyperlink"/>
                <w:noProof/>
              </w:rPr>
            </w:rPrChange>
          </w:rPr>
          <w:delText>4.1. Study Design</w:delText>
        </w:r>
        <w:r w:rsidDel="00477272">
          <w:rPr>
            <w:noProof/>
            <w:webHidden/>
          </w:rPr>
          <w:tab/>
          <w:delText>8</w:delText>
        </w:r>
      </w:del>
    </w:p>
    <w:p w14:paraId="7C603796" w14:textId="6F7DAEC0" w:rsidR="007C4D7C" w:rsidDel="00477272" w:rsidRDefault="007C4D7C">
      <w:pPr>
        <w:pStyle w:val="TOC2"/>
        <w:tabs>
          <w:tab w:val="right" w:leader="dot" w:pos="9350"/>
        </w:tabs>
        <w:rPr>
          <w:del w:id="167"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68" w:author="Sin Yu Joanne Hui" w:date="2025-10-05T23:47:00Z" w16du:dateUtc="2025-10-05T15:47:00Z">
        <w:r w:rsidRPr="00477272" w:rsidDel="00477272">
          <w:rPr>
            <w:rPrChange w:id="169" w:author="Sin Yu Joanne Hui" w:date="2025-10-05T23:47:00Z" w16du:dateUtc="2025-10-05T15:47:00Z">
              <w:rPr>
                <w:rStyle w:val="Hyperlink"/>
                <w:noProof/>
              </w:rPr>
            </w:rPrChange>
          </w:rPr>
          <w:delText>4.2. Study Population</w:delText>
        </w:r>
        <w:r w:rsidDel="00477272">
          <w:rPr>
            <w:noProof/>
            <w:webHidden/>
          </w:rPr>
          <w:tab/>
          <w:delText>8</w:delText>
        </w:r>
      </w:del>
    </w:p>
    <w:p w14:paraId="75471415" w14:textId="15F4F960" w:rsidR="007C4D7C" w:rsidDel="00477272" w:rsidRDefault="007C4D7C">
      <w:pPr>
        <w:pStyle w:val="TOC3"/>
        <w:tabs>
          <w:tab w:val="right" w:leader="dot" w:pos="9350"/>
        </w:tabs>
        <w:rPr>
          <w:del w:id="170"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171" w:author="Sin Yu Joanne Hui" w:date="2025-10-05T23:47:00Z" w16du:dateUtc="2025-10-05T15:47:00Z">
        <w:r w:rsidRPr="00477272" w:rsidDel="00477272">
          <w:rPr>
            <w:rPrChange w:id="172" w:author="Sin Yu Joanne Hui" w:date="2025-10-05T23:47:00Z" w16du:dateUtc="2025-10-05T15:47:00Z">
              <w:rPr>
                <w:rStyle w:val="Hyperlink"/>
                <w:iCs w:val="0"/>
                <w:noProof/>
              </w:rPr>
            </w:rPrChange>
          </w:rPr>
          <w:delText>4.2.1. Inclusion Criteria</w:delText>
        </w:r>
        <w:r w:rsidDel="00477272">
          <w:rPr>
            <w:noProof/>
            <w:webHidden/>
          </w:rPr>
          <w:tab/>
          <w:delText>8</w:delText>
        </w:r>
      </w:del>
    </w:p>
    <w:p w14:paraId="42DA5C1F" w14:textId="7D151CF9" w:rsidR="007C4D7C" w:rsidDel="00477272" w:rsidRDefault="007C4D7C">
      <w:pPr>
        <w:pStyle w:val="TOC3"/>
        <w:tabs>
          <w:tab w:val="right" w:leader="dot" w:pos="9350"/>
        </w:tabs>
        <w:rPr>
          <w:del w:id="173"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174" w:author="Sin Yu Joanne Hui" w:date="2025-10-05T23:47:00Z" w16du:dateUtc="2025-10-05T15:47:00Z">
        <w:r w:rsidRPr="00477272" w:rsidDel="00477272">
          <w:rPr>
            <w:rPrChange w:id="175" w:author="Sin Yu Joanne Hui" w:date="2025-10-05T23:47:00Z" w16du:dateUtc="2025-10-05T15:47:00Z">
              <w:rPr>
                <w:rStyle w:val="Hyperlink"/>
                <w:iCs w:val="0"/>
                <w:noProof/>
              </w:rPr>
            </w:rPrChange>
          </w:rPr>
          <w:delText>4.2.2. Exclusion Criteria</w:delText>
        </w:r>
        <w:r w:rsidDel="00477272">
          <w:rPr>
            <w:noProof/>
            <w:webHidden/>
          </w:rPr>
          <w:tab/>
          <w:delText>8</w:delText>
        </w:r>
      </w:del>
    </w:p>
    <w:p w14:paraId="4E0CD9B8" w14:textId="7146D778" w:rsidR="007C4D7C" w:rsidDel="00477272" w:rsidRDefault="007C4D7C">
      <w:pPr>
        <w:pStyle w:val="TOC2"/>
        <w:tabs>
          <w:tab w:val="right" w:leader="dot" w:pos="9350"/>
        </w:tabs>
        <w:rPr>
          <w:del w:id="176"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77" w:author="Sin Yu Joanne Hui" w:date="2025-10-05T23:47:00Z" w16du:dateUtc="2025-10-05T15:47:00Z">
        <w:r w:rsidRPr="00477272" w:rsidDel="00477272">
          <w:rPr>
            <w:rPrChange w:id="178" w:author="Sin Yu Joanne Hui" w:date="2025-10-05T23:47:00Z" w16du:dateUtc="2025-10-05T15:47:00Z">
              <w:rPr>
                <w:rStyle w:val="Hyperlink"/>
                <w:noProof/>
              </w:rPr>
            </w:rPrChange>
          </w:rPr>
          <w:delText>4.3. Study Assessments and Procedures</w:delText>
        </w:r>
        <w:r w:rsidDel="00477272">
          <w:rPr>
            <w:noProof/>
            <w:webHidden/>
          </w:rPr>
          <w:tab/>
          <w:delText>9</w:delText>
        </w:r>
      </w:del>
    </w:p>
    <w:p w14:paraId="5E09341F" w14:textId="3F6101C2" w:rsidR="007C4D7C" w:rsidDel="00477272" w:rsidRDefault="007C4D7C">
      <w:pPr>
        <w:pStyle w:val="TOC3"/>
        <w:tabs>
          <w:tab w:val="right" w:leader="dot" w:pos="9350"/>
        </w:tabs>
        <w:rPr>
          <w:del w:id="179"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180" w:author="Sin Yu Joanne Hui" w:date="2025-10-05T23:47:00Z" w16du:dateUtc="2025-10-05T15:47:00Z">
        <w:r w:rsidRPr="00477272" w:rsidDel="00477272">
          <w:rPr>
            <w:rPrChange w:id="181" w:author="Sin Yu Joanne Hui" w:date="2025-10-05T23:47:00Z" w16du:dateUtc="2025-10-05T15:47:00Z">
              <w:rPr>
                <w:rStyle w:val="Hyperlink"/>
                <w:iCs w:val="0"/>
                <w:noProof/>
              </w:rPr>
            </w:rPrChange>
          </w:rPr>
          <w:delText>4.3.1. Assessment Procedures</w:delText>
        </w:r>
        <w:r w:rsidDel="00477272">
          <w:rPr>
            <w:noProof/>
            <w:webHidden/>
          </w:rPr>
          <w:tab/>
          <w:delText>9</w:delText>
        </w:r>
      </w:del>
    </w:p>
    <w:p w14:paraId="22215FA8" w14:textId="07D5E5DD" w:rsidR="007C4D7C" w:rsidDel="00477272" w:rsidRDefault="007C4D7C">
      <w:pPr>
        <w:pStyle w:val="TOC3"/>
        <w:tabs>
          <w:tab w:val="right" w:leader="dot" w:pos="9350"/>
        </w:tabs>
        <w:rPr>
          <w:del w:id="182"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183" w:author="Sin Yu Joanne Hui" w:date="2025-10-05T23:47:00Z" w16du:dateUtc="2025-10-05T15:47:00Z">
        <w:r w:rsidRPr="00477272" w:rsidDel="00477272">
          <w:rPr>
            <w:rPrChange w:id="184" w:author="Sin Yu Joanne Hui" w:date="2025-10-05T23:47:00Z" w16du:dateUtc="2025-10-05T15:47:00Z">
              <w:rPr>
                <w:rStyle w:val="Hyperlink"/>
                <w:iCs w:val="0"/>
                <w:noProof/>
              </w:rPr>
            </w:rPrChange>
          </w:rPr>
          <w:delText>4.3.2. Evaluation of results</w:delText>
        </w:r>
        <w:r w:rsidDel="00477272">
          <w:rPr>
            <w:noProof/>
            <w:webHidden/>
          </w:rPr>
          <w:tab/>
          <w:delText>9</w:delText>
        </w:r>
      </w:del>
    </w:p>
    <w:p w14:paraId="755F7410" w14:textId="453918AF" w:rsidR="007C4D7C" w:rsidDel="00477272" w:rsidRDefault="007C4D7C">
      <w:pPr>
        <w:pStyle w:val="TOC2"/>
        <w:tabs>
          <w:tab w:val="right" w:leader="dot" w:pos="9350"/>
        </w:tabs>
        <w:rPr>
          <w:del w:id="185"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86" w:author="Sin Yu Joanne Hui" w:date="2025-10-05T23:47:00Z" w16du:dateUtc="2025-10-05T15:47:00Z">
        <w:r w:rsidRPr="00477272" w:rsidDel="00477272">
          <w:rPr>
            <w:rPrChange w:id="187" w:author="Sin Yu Joanne Hui" w:date="2025-10-05T23:47:00Z" w16du:dateUtc="2025-10-05T15:47:00Z">
              <w:rPr>
                <w:rStyle w:val="Hyperlink"/>
                <w:noProof/>
              </w:rPr>
            </w:rPrChange>
          </w:rPr>
          <w:delText>4.4. Study Outcome</w:delText>
        </w:r>
        <w:r w:rsidDel="00477272">
          <w:rPr>
            <w:noProof/>
            <w:webHidden/>
          </w:rPr>
          <w:tab/>
          <w:delText>10</w:delText>
        </w:r>
      </w:del>
    </w:p>
    <w:p w14:paraId="69F48751" w14:textId="4866B48E" w:rsidR="007C4D7C" w:rsidDel="00477272" w:rsidRDefault="007C4D7C">
      <w:pPr>
        <w:pStyle w:val="TOC3"/>
        <w:tabs>
          <w:tab w:val="right" w:leader="dot" w:pos="9350"/>
        </w:tabs>
        <w:rPr>
          <w:del w:id="188"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189" w:author="Sin Yu Joanne Hui" w:date="2025-10-05T23:47:00Z" w16du:dateUtc="2025-10-05T15:47:00Z">
        <w:r w:rsidRPr="00477272" w:rsidDel="00477272">
          <w:rPr>
            <w:rPrChange w:id="190" w:author="Sin Yu Joanne Hui" w:date="2025-10-05T23:47:00Z" w16du:dateUtc="2025-10-05T15:47:00Z">
              <w:rPr>
                <w:rStyle w:val="Hyperlink"/>
                <w:iCs w:val="0"/>
                <w:noProof/>
              </w:rPr>
            </w:rPrChange>
          </w:rPr>
          <w:delText>4.4.1. Primary Outcome</w:delText>
        </w:r>
        <w:r w:rsidDel="00477272">
          <w:rPr>
            <w:noProof/>
            <w:webHidden/>
          </w:rPr>
          <w:tab/>
          <w:delText>10</w:delText>
        </w:r>
      </w:del>
    </w:p>
    <w:p w14:paraId="64F811DB" w14:textId="336F510E" w:rsidR="007C4D7C" w:rsidDel="00477272" w:rsidRDefault="007C4D7C">
      <w:pPr>
        <w:pStyle w:val="TOC3"/>
        <w:tabs>
          <w:tab w:val="right" w:leader="dot" w:pos="9350"/>
        </w:tabs>
        <w:rPr>
          <w:del w:id="191"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192" w:author="Sin Yu Joanne Hui" w:date="2025-10-05T23:47:00Z" w16du:dateUtc="2025-10-05T15:47:00Z">
        <w:r w:rsidRPr="00477272" w:rsidDel="00477272">
          <w:rPr>
            <w:rPrChange w:id="193" w:author="Sin Yu Joanne Hui" w:date="2025-10-05T23:47:00Z" w16du:dateUtc="2025-10-05T15:47:00Z">
              <w:rPr>
                <w:rStyle w:val="Hyperlink"/>
                <w:iCs w:val="0"/>
                <w:noProof/>
              </w:rPr>
            </w:rPrChange>
          </w:rPr>
          <w:delText>4.4.2. Secondary Outcomes</w:delText>
        </w:r>
        <w:r w:rsidDel="00477272">
          <w:rPr>
            <w:noProof/>
            <w:webHidden/>
          </w:rPr>
          <w:tab/>
          <w:delText>10</w:delText>
        </w:r>
      </w:del>
    </w:p>
    <w:p w14:paraId="1BD1D9D3" w14:textId="0C146DBB" w:rsidR="007C4D7C" w:rsidDel="00477272" w:rsidRDefault="007C4D7C">
      <w:pPr>
        <w:pStyle w:val="TOC2"/>
        <w:tabs>
          <w:tab w:val="right" w:leader="dot" w:pos="9350"/>
        </w:tabs>
        <w:rPr>
          <w:del w:id="194"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95" w:author="Sin Yu Joanne Hui" w:date="2025-10-05T23:47:00Z" w16du:dateUtc="2025-10-05T15:47:00Z">
        <w:r w:rsidRPr="00477272" w:rsidDel="00477272">
          <w:rPr>
            <w:rPrChange w:id="196" w:author="Sin Yu Joanne Hui" w:date="2025-10-05T23:47:00Z" w16du:dateUtc="2025-10-05T15:47:00Z">
              <w:rPr>
                <w:rStyle w:val="Hyperlink"/>
                <w:noProof/>
              </w:rPr>
            </w:rPrChange>
          </w:rPr>
          <w:delText>4.5.1. Development of AI</w:delText>
        </w:r>
        <w:r w:rsidDel="00477272">
          <w:rPr>
            <w:noProof/>
            <w:webHidden/>
          </w:rPr>
          <w:tab/>
          <w:delText>10</w:delText>
        </w:r>
      </w:del>
    </w:p>
    <w:p w14:paraId="5C9E3045" w14:textId="326562C2" w:rsidR="007C4D7C" w:rsidDel="00477272" w:rsidRDefault="007C4D7C">
      <w:pPr>
        <w:pStyle w:val="TOC2"/>
        <w:tabs>
          <w:tab w:val="right" w:leader="dot" w:pos="9350"/>
        </w:tabs>
        <w:rPr>
          <w:del w:id="197"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98" w:author="Sin Yu Joanne Hui" w:date="2025-10-05T23:47:00Z" w16du:dateUtc="2025-10-05T15:47:00Z">
        <w:r w:rsidRPr="00477272" w:rsidDel="00477272">
          <w:rPr>
            <w:rPrChange w:id="199" w:author="Sin Yu Joanne Hui" w:date="2025-10-05T23:47:00Z" w16du:dateUtc="2025-10-05T15:47:00Z">
              <w:rPr>
                <w:rStyle w:val="Hyperlink"/>
                <w:noProof/>
              </w:rPr>
            </w:rPrChange>
          </w:rPr>
          <w:delText>4.5.2. Evaluation Metrics and Statistical Analysis</w:delText>
        </w:r>
        <w:r w:rsidDel="00477272">
          <w:rPr>
            <w:noProof/>
            <w:webHidden/>
          </w:rPr>
          <w:tab/>
          <w:delText>10</w:delText>
        </w:r>
      </w:del>
    </w:p>
    <w:p w14:paraId="3BAE9EE2" w14:textId="1AC29EF5" w:rsidR="007C4D7C" w:rsidDel="00477272" w:rsidRDefault="007C4D7C">
      <w:pPr>
        <w:pStyle w:val="TOC2"/>
        <w:tabs>
          <w:tab w:val="right" w:leader="dot" w:pos="9350"/>
        </w:tabs>
        <w:rPr>
          <w:del w:id="200"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01" w:author="Sin Yu Joanne Hui" w:date="2025-10-05T23:47:00Z" w16du:dateUtc="2025-10-05T15:47:00Z">
        <w:r w:rsidRPr="00477272" w:rsidDel="00477272">
          <w:rPr>
            <w:rPrChange w:id="202" w:author="Sin Yu Joanne Hui" w:date="2025-10-05T23:47:00Z" w16du:dateUtc="2025-10-05T15:47:00Z">
              <w:rPr>
                <w:rStyle w:val="Hyperlink"/>
                <w:noProof/>
              </w:rPr>
            </w:rPrChange>
          </w:rPr>
          <w:delText>4.6.  Participant Discontinuation or Withdrawal</w:delText>
        </w:r>
        <w:r w:rsidDel="00477272">
          <w:rPr>
            <w:noProof/>
            <w:webHidden/>
          </w:rPr>
          <w:tab/>
          <w:delText>10</w:delText>
        </w:r>
      </w:del>
    </w:p>
    <w:p w14:paraId="35121972" w14:textId="291A85BE" w:rsidR="007C4D7C" w:rsidDel="00477272" w:rsidRDefault="007C4D7C">
      <w:pPr>
        <w:pStyle w:val="TOC2"/>
        <w:tabs>
          <w:tab w:val="right" w:leader="dot" w:pos="9350"/>
        </w:tabs>
        <w:rPr>
          <w:del w:id="203"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04" w:author="Sin Yu Joanne Hui" w:date="2025-10-05T23:47:00Z" w16du:dateUtc="2025-10-05T15:47:00Z">
        <w:r w:rsidRPr="00477272" w:rsidDel="00477272">
          <w:rPr>
            <w:rPrChange w:id="205" w:author="Sin Yu Joanne Hui" w:date="2025-10-05T23:47:00Z" w16du:dateUtc="2025-10-05T15:47:00Z">
              <w:rPr>
                <w:rStyle w:val="Hyperlink"/>
                <w:noProof/>
              </w:rPr>
            </w:rPrChange>
          </w:rPr>
          <w:delText>4.7. Data Collection and Management</w:delText>
        </w:r>
        <w:r w:rsidDel="00477272">
          <w:rPr>
            <w:noProof/>
            <w:webHidden/>
          </w:rPr>
          <w:tab/>
          <w:delText>11</w:delText>
        </w:r>
      </w:del>
    </w:p>
    <w:p w14:paraId="1266FFFC" w14:textId="03CDED2E" w:rsidR="007C4D7C" w:rsidDel="00477272" w:rsidRDefault="007C4D7C">
      <w:pPr>
        <w:pStyle w:val="TOC1"/>
        <w:tabs>
          <w:tab w:val="right" w:leader="dot" w:pos="9350"/>
        </w:tabs>
        <w:rPr>
          <w:del w:id="206"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del w:id="207" w:author="Sin Yu Joanne Hui" w:date="2025-10-05T23:47:00Z" w16du:dateUtc="2025-10-05T15:47:00Z">
        <w:r w:rsidRPr="00477272" w:rsidDel="00477272">
          <w:rPr>
            <w:rPrChange w:id="208" w:author="Sin Yu Joanne Hui" w:date="2025-10-05T23:47:00Z" w16du:dateUtc="2025-10-05T15:47:00Z">
              <w:rPr>
                <w:rStyle w:val="Hyperlink"/>
                <w:b/>
                <w:bCs/>
                <w:noProof/>
              </w:rPr>
            </w:rPrChange>
          </w:rPr>
          <w:delText>5. REFERENCES</w:delText>
        </w:r>
        <w:r w:rsidDel="00477272">
          <w:rPr>
            <w:noProof/>
            <w:webHidden/>
          </w:rPr>
          <w:tab/>
          <w:delText>12</w:delText>
        </w:r>
      </w:del>
    </w:p>
    <w:p w14:paraId="1E307FBA" w14:textId="14772AA9" w:rsidR="00D21DFB" w:rsidRDefault="00D21DFB" w:rsidP="0DA5B515">
      <w:pPr>
        <w:pStyle w:val="TOC1"/>
        <w:tabs>
          <w:tab w:val="right" w:leader="dot" w:pos="9360"/>
        </w:tabs>
        <w:rPr>
          <w:rFonts w:asciiTheme="minorHAnsi" w:eastAsiaTheme="minorEastAsia" w:hAnsiTheme="minorHAnsi" w:cstheme="minorBidi"/>
          <w:b w:val="0"/>
          <w:bCs w:val="0"/>
          <w:noProof/>
          <w:kern w:val="2"/>
          <w:sz w:val="24"/>
          <w:szCs w:val="24"/>
          <w14:ligatures w14:val="standardContextual"/>
        </w:rPr>
      </w:pPr>
      <w:r>
        <w:fldChar w:fldCharType="end"/>
      </w:r>
    </w:p>
    <w:p w14:paraId="23ED5DE9" w14:textId="45A0D225" w:rsidR="00855428" w:rsidRPr="00460E0D" w:rsidRDefault="009F4BB9" w:rsidP="0DA5B515">
      <w:pPr>
        <w:rPr>
          <w:rFonts w:eastAsia="PMingLiU"/>
          <w:b/>
          <w:bCs/>
          <w:lang w:val="en-US" w:eastAsia="zh-TW"/>
        </w:rPr>
      </w:pPr>
      <w:r w:rsidRPr="0DA5B515">
        <w:rPr>
          <w:rFonts w:eastAsia="PMingLiU"/>
          <w:lang w:eastAsia="zh-TW"/>
        </w:rPr>
        <w:br w:type="page"/>
      </w:r>
    </w:p>
    <w:p w14:paraId="02525E65" w14:textId="6411A198" w:rsidR="007D756D" w:rsidRPr="005D1B03" w:rsidRDefault="0DA5B515" w:rsidP="005D1B03">
      <w:pPr>
        <w:pStyle w:val="Heading1"/>
        <w:rPr>
          <w:rFonts w:eastAsia="PMingLiU"/>
        </w:rPr>
      </w:pPr>
      <w:bookmarkStart w:id="209" w:name="_Toc210600465"/>
      <w:r w:rsidRPr="0DA5B515">
        <w:rPr>
          <w:rFonts w:eastAsia="PMingLiU"/>
          <w:lang w:eastAsia="zh-TW"/>
        </w:rPr>
        <w:lastRenderedPageBreak/>
        <w:t xml:space="preserve">1. </w:t>
      </w:r>
      <w:del w:id="210" w:author="Keith Wan Hang Chiu" w:date="2025-10-04T23:07:00Z" w16du:dateUtc="2025-10-04T15:07:00Z">
        <w:r w:rsidRPr="0DA5B515" w:rsidDel="002602A2">
          <w:rPr>
            <w:rFonts w:eastAsia="PMingLiU"/>
            <w:lang w:eastAsia="zh-TW"/>
          </w:rPr>
          <w:delText xml:space="preserve">PROTOCOL </w:delText>
        </w:r>
      </w:del>
      <w:ins w:id="211" w:author="Keith Wan Hang Chiu" w:date="2025-10-04T23:07:00Z" w16du:dateUtc="2025-10-04T15:07:00Z">
        <w:r w:rsidR="002602A2">
          <w:rPr>
            <w:rFonts w:eastAsia="PMingLiU"/>
            <w:lang w:eastAsia="zh-TW"/>
          </w:rPr>
          <w:t>BRIEF</w:t>
        </w:r>
        <w:r w:rsidR="002602A2" w:rsidRPr="0DA5B515">
          <w:rPr>
            <w:rFonts w:eastAsia="PMingLiU"/>
            <w:lang w:eastAsia="zh-TW"/>
          </w:rPr>
          <w:t xml:space="preserve"> </w:t>
        </w:r>
      </w:ins>
      <w:r w:rsidRPr="0DA5B515">
        <w:rPr>
          <w:rFonts w:eastAsia="PMingLiU"/>
          <w:lang w:eastAsia="zh-TW"/>
        </w:rPr>
        <w:t>SYNOPSIS</w:t>
      </w:r>
      <w:bookmarkEnd w:id="79"/>
      <w:bookmarkEnd w:id="92"/>
      <w:bookmarkEnd w:id="93"/>
      <w:bookmarkEnd w:id="209"/>
    </w:p>
    <w:p w14:paraId="2CFBE7C8" w14:textId="77777777" w:rsidR="00FE2B7C" w:rsidRPr="00061762" w:rsidRDefault="00FE2B7C" w:rsidP="001E08C2">
      <w:pPr>
        <w:spacing w:line="276" w:lineRule="auto"/>
        <w:rPr>
          <w:b/>
          <w:color w:val="000000"/>
        </w:rPr>
      </w:pPr>
    </w:p>
    <w:tbl>
      <w:tblPr>
        <w:tblW w:w="0" w:type="auto"/>
        <w:tblLook w:val="0000" w:firstRow="0" w:lastRow="0" w:firstColumn="0" w:lastColumn="0" w:noHBand="0" w:noVBand="0"/>
        <w:tblPrChange w:id="212" w:author="Keith Wan Hang Chiu" w:date="2025-10-04T23:07:00Z" w16du:dateUtc="2025-10-04T15:07:00Z">
          <w:tblPr>
            <w:tblW w:w="0" w:type="auto"/>
            <w:tblLook w:val="0000" w:firstRow="0" w:lastRow="0" w:firstColumn="0" w:lastColumn="0" w:noHBand="0" w:noVBand="0"/>
          </w:tblPr>
        </w:tblPrChange>
      </w:tblPr>
      <w:tblGrid>
        <w:gridCol w:w="2868"/>
        <w:gridCol w:w="6454"/>
        <w:tblGridChange w:id="213">
          <w:tblGrid>
            <w:gridCol w:w="5"/>
            <w:gridCol w:w="2863"/>
            <w:gridCol w:w="5"/>
            <w:gridCol w:w="6449"/>
            <w:gridCol w:w="5"/>
          </w:tblGrid>
        </w:tblGridChange>
      </w:tblGrid>
      <w:tr w:rsidR="007D756D" w:rsidRPr="00061762" w14:paraId="76AC8086" w14:textId="77777777" w:rsidTr="002602A2">
        <w:trPr>
          <w:trPrChange w:id="214"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215" w:author="Keith Wan Hang Chiu" w:date="2025-10-04T23:07:00Z" w16du:dateUtc="2025-10-04T15:07:00Z">
              <w:tcPr>
                <w:tcW w:w="2868" w:type="dxa"/>
                <w:gridSpan w:val="2"/>
              </w:tcPr>
            </w:tcPrChange>
          </w:tcPr>
          <w:p w14:paraId="56F7B8FB" w14:textId="0443C719" w:rsidR="007D756D" w:rsidRPr="002602A2" w:rsidRDefault="007D756D" w:rsidP="001E08C2">
            <w:pPr>
              <w:spacing w:line="276" w:lineRule="auto"/>
              <w:rPr>
                <w:b/>
                <w:bCs/>
                <w:color w:val="000000"/>
                <w:rPrChange w:id="216" w:author="Keith Wan Hang Chiu" w:date="2025-10-04T23:07:00Z" w16du:dateUtc="2025-10-04T15:07:00Z">
                  <w:rPr>
                    <w:color w:val="000000"/>
                  </w:rPr>
                </w:rPrChange>
              </w:rPr>
            </w:pPr>
            <w:del w:id="217" w:author="Keith Wan Hang Chiu" w:date="2025-10-04T23:07:00Z" w16du:dateUtc="2025-10-04T15:07:00Z">
              <w:r w:rsidRPr="002602A2" w:rsidDel="002602A2">
                <w:rPr>
                  <w:b/>
                  <w:bCs/>
                  <w:color w:val="000000"/>
                  <w:rPrChange w:id="218" w:author="Keith Wan Hang Chiu" w:date="2025-10-04T23:07:00Z" w16du:dateUtc="2025-10-04T15:07:00Z">
                    <w:rPr>
                      <w:color w:val="000000"/>
                    </w:rPr>
                  </w:rPrChange>
                </w:rPr>
                <w:delText xml:space="preserve">Protocol </w:delText>
              </w:r>
            </w:del>
            <w:ins w:id="219" w:author="Keith Wan Hang Chiu" w:date="2025-10-04T23:07:00Z" w16du:dateUtc="2025-10-04T15:07:00Z">
              <w:r w:rsidR="002602A2" w:rsidRPr="002602A2">
                <w:rPr>
                  <w:b/>
                  <w:bCs/>
                  <w:color w:val="000000"/>
                  <w:rPrChange w:id="220" w:author="Keith Wan Hang Chiu" w:date="2025-10-04T23:07:00Z" w16du:dateUtc="2025-10-04T15:07:00Z">
                    <w:rPr>
                      <w:color w:val="000000"/>
                    </w:rPr>
                  </w:rPrChange>
                </w:rPr>
                <w:t xml:space="preserve">Study </w:t>
              </w:r>
            </w:ins>
            <w:r w:rsidRPr="002602A2">
              <w:rPr>
                <w:b/>
                <w:bCs/>
                <w:color w:val="000000"/>
                <w:rPrChange w:id="221" w:author="Keith Wan Hang Chiu" w:date="2025-10-04T23:07:00Z" w16du:dateUtc="2025-10-04T15:07:00Z">
                  <w:rPr>
                    <w:color w:val="000000"/>
                  </w:rPr>
                </w:rPrChange>
              </w:rPr>
              <w:t>title</w:t>
            </w:r>
          </w:p>
        </w:tc>
        <w:tc>
          <w:tcPr>
            <w:tcW w:w="6454" w:type="dxa"/>
            <w:tcBorders>
              <w:top w:val="single" w:sz="4" w:space="0" w:color="auto"/>
              <w:left w:val="single" w:sz="4" w:space="0" w:color="auto"/>
              <w:bottom w:val="single" w:sz="4" w:space="0" w:color="auto"/>
              <w:right w:val="single" w:sz="4" w:space="0" w:color="auto"/>
            </w:tcBorders>
            <w:tcPrChange w:id="222" w:author="Keith Wan Hang Chiu" w:date="2025-10-04T23:07:00Z" w16du:dateUtc="2025-10-04T15:07:00Z">
              <w:tcPr>
                <w:tcW w:w="6454" w:type="dxa"/>
                <w:gridSpan w:val="2"/>
              </w:tcPr>
            </w:tcPrChange>
          </w:tcPr>
          <w:p w14:paraId="7B5FDD66" w14:textId="04762A47" w:rsidR="00563D4D" w:rsidRPr="002602A2" w:rsidRDefault="002471A6" w:rsidP="001E08C2">
            <w:pPr>
              <w:suppressAutoHyphens/>
              <w:spacing w:line="276" w:lineRule="auto"/>
              <w:ind w:right="146"/>
              <w:jc w:val="both"/>
              <w:rPr>
                <w:color w:val="000000"/>
                <w:rPrChange w:id="223" w:author="Keith Wan Hang Chiu" w:date="2025-10-04T23:07:00Z" w16du:dateUtc="2025-10-04T15:07:00Z">
                  <w:rPr>
                    <w:b/>
                    <w:bCs/>
                    <w:color w:val="000000"/>
                  </w:rPr>
                </w:rPrChange>
              </w:rPr>
            </w:pPr>
            <w:r w:rsidRPr="002602A2">
              <w:rPr>
                <w:color w:val="000000" w:themeColor="text1"/>
                <w:rPrChange w:id="224" w:author="Keith Wan Hang Chiu" w:date="2025-10-04T23:07:00Z" w16du:dateUtc="2025-10-04T15:07:00Z">
                  <w:rPr>
                    <w:b/>
                    <w:bCs/>
                    <w:color w:val="000000" w:themeColor="text1"/>
                  </w:rPr>
                </w:rPrChange>
              </w:rPr>
              <w:t>Contextualised Lay Explanations using AI Radiology reports – An Artificial Intelligence (AI)-powered personalised patient-centred communication system for interpretation of radiology findings.</w:t>
            </w:r>
          </w:p>
          <w:p w14:paraId="6D97E156" w14:textId="7BFD0166" w:rsidR="007B2214" w:rsidRPr="00F23181" w:rsidRDefault="007B2214" w:rsidP="001E08C2">
            <w:pPr>
              <w:suppressAutoHyphens/>
              <w:spacing w:line="276" w:lineRule="auto"/>
              <w:ind w:right="146"/>
              <w:jc w:val="both"/>
              <w:rPr>
                <w:bCs/>
                <w:noProof/>
                <w:color w:val="000000"/>
                <w:lang w:eastAsia="zh-TW"/>
              </w:rPr>
            </w:pPr>
          </w:p>
        </w:tc>
      </w:tr>
      <w:tr w:rsidR="002602A2" w:rsidRPr="00061762" w14:paraId="670685CA" w14:textId="77777777" w:rsidTr="002602A2">
        <w:trPr>
          <w:ins w:id="225" w:author="Keith Wan Hang Chiu" w:date="2025-10-04T23:01:00Z"/>
          <w:trPrChange w:id="226"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227" w:author="Keith Wan Hang Chiu" w:date="2025-10-04T23:07:00Z" w16du:dateUtc="2025-10-04T15:07:00Z">
              <w:tcPr>
                <w:tcW w:w="2868" w:type="dxa"/>
                <w:gridSpan w:val="2"/>
              </w:tcPr>
            </w:tcPrChange>
          </w:tcPr>
          <w:p w14:paraId="4F59B385" w14:textId="585E3F74" w:rsidR="002602A2" w:rsidRPr="002602A2" w:rsidRDefault="002602A2" w:rsidP="001E08C2">
            <w:pPr>
              <w:spacing w:line="276" w:lineRule="auto"/>
              <w:rPr>
                <w:ins w:id="228" w:author="Keith Wan Hang Chiu" w:date="2025-10-04T23:01:00Z" w16du:dateUtc="2025-10-04T15:01:00Z"/>
                <w:b/>
                <w:bCs/>
                <w:color w:val="000000" w:themeColor="text1"/>
                <w:rPrChange w:id="229" w:author="Keith Wan Hang Chiu" w:date="2025-10-04T23:07:00Z" w16du:dateUtc="2025-10-04T15:07:00Z">
                  <w:rPr>
                    <w:ins w:id="230" w:author="Keith Wan Hang Chiu" w:date="2025-10-04T23:01:00Z" w16du:dateUtc="2025-10-04T15:01:00Z"/>
                    <w:color w:val="000000" w:themeColor="text1"/>
                  </w:rPr>
                </w:rPrChange>
              </w:rPr>
            </w:pPr>
            <w:ins w:id="231" w:author="Keith Wan Hang Chiu" w:date="2025-10-04T23:01:00Z" w16du:dateUtc="2025-10-04T15:01:00Z">
              <w:r w:rsidRPr="002602A2">
                <w:rPr>
                  <w:b/>
                  <w:bCs/>
                  <w:color w:val="000000" w:themeColor="text1"/>
                  <w:rPrChange w:id="232" w:author="Keith Wan Hang Chiu" w:date="2025-10-04T23:07:00Z" w16du:dateUtc="2025-10-04T15:07:00Z">
                    <w:rPr>
                      <w:color w:val="000000" w:themeColor="text1"/>
                    </w:rPr>
                  </w:rPrChange>
                </w:rPr>
                <w:t>Study Design</w:t>
              </w:r>
            </w:ins>
          </w:p>
        </w:tc>
        <w:tc>
          <w:tcPr>
            <w:tcW w:w="6454" w:type="dxa"/>
            <w:tcBorders>
              <w:top w:val="single" w:sz="4" w:space="0" w:color="auto"/>
              <w:left w:val="single" w:sz="4" w:space="0" w:color="auto"/>
              <w:bottom w:val="single" w:sz="4" w:space="0" w:color="auto"/>
              <w:right w:val="single" w:sz="4" w:space="0" w:color="auto"/>
            </w:tcBorders>
            <w:tcPrChange w:id="233" w:author="Keith Wan Hang Chiu" w:date="2025-10-04T23:07:00Z" w16du:dateUtc="2025-10-04T15:07:00Z">
              <w:tcPr>
                <w:tcW w:w="6454" w:type="dxa"/>
                <w:gridSpan w:val="2"/>
              </w:tcPr>
            </w:tcPrChange>
          </w:tcPr>
          <w:p w14:paraId="78DEF9FB" w14:textId="77777777" w:rsidR="002602A2" w:rsidRDefault="002602A2" w:rsidP="001E08C2">
            <w:pPr>
              <w:suppressAutoHyphens/>
              <w:spacing w:line="276" w:lineRule="auto"/>
              <w:ind w:right="146"/>
              <w:jc w:val="both"/>
              <w:rPr>
                <w:ins w:id="234" w:author="Keith Wan Hang Chiu" w:date="2025-10-04T23:02:00Z" w16du:dateUtc="2025-10-04T15:02:00Z"/>
                <w:color w:val="000000" w:themeColor="text1"/>
              </w:rPr>
            </w:pPr>
            <w:ins w:id="235" w:author="Keith Wan Hang Chiu" w:date="2025-10-04T23:01:00Z" w16du:dateUtc="2025-10-04T15:01:00Z">
              <w:r>
                <w:rPr>
                  <w:color w:val="000000" w:themeColor="text1"/>
                </w:rPr>
                <w:t>Retrospective</w:t>
              </w:r>
            </w:ins>
          </w:p>
          <w:p w14:paraId="3F48CDA8" w14:textId="1214D634" w:rsidR="002602A2" w:rsidRDefault="002602A2" w:rsidP="001E08C2">
            <w:pPr>
              <w:suppressAutoHyphens/>
              <w:spacing w:line="276" w:lineRule="auto"/>
              <w:ind w:right="146"/>
              <w:jc w:val="both"/>
              <w:rPr>
                <w:ins w:id="236" w:author="Keith Wan Hang Chiu" w:date="2025-10-04T23:01:00Z" w16du:dateUtc="2025-10-04T15:01:00Z"/>
                <w:color w:val="000000" w:themeColor="text1"/>
              </w:rPr>
            </w:pPr>
          </w:p>
        </w:tc>
      </w:tr>
      <w:tr w:rsidR="002602A2" w:rsidRPr="00061762" w14:paraId="2E0DE5A5" w14:textId="77777777" w:rsidTr="002602A2">
        <w:trPr>
          <w:ins w:id="237" w:author="Keith Wan Hang Chiu" w:date="2025-10-04T23:02:00Z"/>
          <w:trPrChange w:id="238"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239" w:author="Keith Wan Hang Chiu" w:date="2025-10-04T23:07:00Z" w16du:dateUtc="2025-10-04T15:07:00Z">
              <w:tcPr>
                <w:tcW w:w="2868" w:type="dxa"/>
                <w:gridSpan w:val="2"/>
              </w:tcPr>
            </w:tcPrChange>
          </w:tcPr>
          <w:p w14:paraId="052C35CE" w14:textId="07DC8AAD" w:rsidR="002602A2" w:rsidRPr="002602A2" w:rsidRDefault="002602A2" w:rsidP="001E08C2">
            <w:pPr>
              <w:spacing w:line="276" w:lineRule="auto"/>
              <w:rPr>
                <w:ins w:id="240" w:author="Keith Wan Hang Chiu" w:date="2025-10-04T23:02:00Z" w16du:dateUtc="2025-10-04T15:02:00Z"/>
                <w:b/>
                <w:bCs/>
                <w:color w:val="000000" w:themeColor="text1"/>
                <w:rPrChange w:id="241" w:author="Keith Wan Hang Chiu" w:date="2025-10-04T23:07:00Z" w16du:dateUtc="2025-10-04T15:07:00Z">
                  <w:rPr>
                    <w:ins w:id="242" w:author="Keith Wan Hang Chiu" w:date="2025-10-04T23:02:00Z" w16du:dateUtc="2025-10-04T15:02:00Z"/>
                    <w:color w:val="000000" w:themeColor="text1"/>
                  </w:rPr>
                </w:rPrChange>
              </w:rPr>
            </w:pPr>
            <w:ins w:id="243" w:author="Keith Wan Hang Chiu" w:date="2025-10-04T23:02:00Z" w16du:dateUtc="2025-10-04T15:02:00Z">
              <w:r w:rsidRPr="002602A2">
                <w:rPr>
                  <w:b/>
                  <w:bCs/>
                  <w:color w:val="000000" w:themeColor="text1"/>
                  <w:rPrChange w:id="244" w:author="Keith Wan Hang Chiu" w:date="2025-10-04T23:07:00Z" w16du:dateUtc="2025-10-04T15:07:00Z">
                    <w:rPr>
                      <w:color w:val="000000" w:themeColor="text1"/>
                    </w:rPr>
                  </w:rPrChange>
                </w:rPr>
                <w:t>Study Participants</w:t>
              </w:r>
            </w:ins>
          </w:p>
        </w:tc>
        <w:tc>
          <w:tcPr>
            <w:tcW w:w="6454" w:type="dxa"/>
            <w:tcBorders>
              <w:top w:val="single" w:sz="4" w:space="0" w:color="auto"/>
              <w:left w:val="single" w:sz="4" w:space="0" w:color="auto"/>
              <w:bottom w:val="single" w:sz="4" w:space="0" w:color="auto"/>
              <w:right w:val="single" w:sz="4" w:space="0" w:color="auto"/>
            </w:tcBorders>
            <w:tcPrChange w:id="245" w:author="Keith Wan Hang Chiu" w:date="2025-10-04T23:07:00Z" w16du:dateUtc="2025-10-04T15:07:00Z">
              <w:tcPr>
                <w:tcW w:w="6454" w:type="dxa"/>
                <w:gridSpan w:val="2"/>
              </w:tcPr>
            </w:tcPrChange>
          </w:tcPr>
          <w:p w14:paraId="741AAD02" w14:textId="59127359" w:rsidR="002602A2" w:rsidRDefault="002602A2" w:rsidP="002602A2">
            <w:pPr>
              <w:suppressAutoHyphens/>
              <w:spacing w:line="276" w:lineRule="auto"/>
              <w:ind w:right="146"/>
              <w:rPr>
                <w:ins w:id="246" w:author="Keith Wan Hang Chiu" w:date="2025-10-04T23:02:00Z" w16du:dateUtc="2025-10-04T15:02:00Z"/>
                <w:color w:val="000000" w:themeColor="text1"/>
              </w:rPr>
            </w:pPr>
            <w:ins w:id="247" w:author="Keith Wan Hang Chiu" w:date="2025-10-04T23:02:00Z" w16du:dateUtc="2025-10-04T15:02:00Z">
              <w:r>
                <w:rPr>
                  <w:color w:val="000000" w:themeColor="text1"/>
                </w:rPr>
                <w:t>X-ray, USG, CT, MRI and Mammography reports.</w:t>
              </w:r>
            </w:ins>
          </w:p>
          <w:p w14:paraId="0C18CA19" w14:textId="77777777" w:rsidR="002602A2" w:rsidRDefault="002602A2" w:rsidP="001E08C2">
            <w:pPr>
              <w:suppressAutoHyphens/>
              <w:spacing w:line="276" w:lineRule="auto"/>
              <w:ind w:right="146"/>
              <w:jc w:val="both"/>
              <w:rPr>
                <w:ins w:id="248" w:author="Keith Wan Hang Chiu" w:date="2025-10-04T23:02:00Z" w16du:dateUtc="2025-10-04T15:02:00Z"/>
                <w:color w:val="000000" w:themeColor="text1"/>
              </w:rPr>
            </w:pPr>
          </w:p>
        </w:tc>
      </w:tr>
      <w:tr w:rsidR="002602A2" w:rsidRPr="00061762" w14:paraId="3CEC5A95" w14:textId="77777777" w:rsidTr="002602A2">
        <w:trPr>
          <w:ins w:id="249" w:author="Keith Wan Hang Chiu" w:date="2025-10-04T23:06:00Z"/>
          <w:trPrChange w:id="250"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251" w:author="Keith Wan Hang Chiu" w:date="2025-10-04T23:07:00Z" w16du:dateUtc="2025-10-04T15:07:00Z">
              <w:tcPr>
                <w:tcW w:w="2868" w:type="dxa"/>
                <w:gridSpan w:val="2"/>
              </w:tcPr>
            </w:tcPrChange>
          </w:tcPr>
          <w:p w14:paraId="4AFD5E3B" w14:textId="7AD7D36C" w:rsidR="002602A2" w:rsidRPr="002602A2" w:rsidRDefault="002602A2" w:rsidP="002602A2">
            <w:pPr>
              <w:spacing w:line="276" w:lineRule="auto"/>
              <w:rPr>
                <w:ins w:id="252" w:author="Keith Wan Hang Chiu" w:date="2025-10-04T23:06:00Z" w16du:dateUtc="2025-10-04T15:06:00Z"/>
                <w:b/>
                <w:bCs/>
                <w:color w:val="000000" w:themeColor="text1"/>
                <w:rPrChange w:id="253" w:author="Keith Wan Hang Chiu" w:date="2025-10-04T23:07:00Z" w16du:dateUtc="2025-10-04T15:07:00Z">
                  <w:rPr>
                    <w:ins w:id="254" w:author="Keith Wan Hang Chiu" w:date="2025-10-04T23:06:00Z" w16du:dateUtc="2025-10-04T15:06:00Z"/>
                    <w:color w:val="000000" w:themeColor="text1"/>
                  </w:rPr>
                </w:rPrChange>
              </w:rPr>
            </w:pPr>
            <w:ins w:id="255" w:author="Keith Wan Hang Chiu" w:date="2025-10-04T23:06:00Z" w16du:dateUtc="2025-10-04T15:06:00Z">
              <w:r w:rsidRPr="002602A2">
                <w:rPr>
                  <w:b/>
                  <w:bCs/>
                  <w:color w:val="000000"/>
                  <w:rPrChange w:id="256" w:author="Keith Wan Hang Chiu" w:date="2025-10-04T23:07:00Z" w16du:dateUtc="2025-10-04T15:07:00Z">
                    <w:rPr>
                      <w:color w:val="000000"/>
                    </w:rPr>
                  </w:rPrChange>
                </w:rPr>
                <w:t>Planned Sample Size</w:t>
              </w:r>
            </w:ins>
          </w:p>
        </w:tc>
        <w:tc>
          <w:tcPr>
            <w:tcW w:w="6454" w:type="dxa"/>
            <w:tcBorders>
              <w:top w:val="single" w:sz="4" w:space="0" w:color="auto"/>
              <w:left w:val="single" w:sz="4" w:space="0" w:color="auto"/>
              <w:bottom w:val="single" w:sz="4" w:space="0" w:color="auto"/>
              <w:right w:val="single" w:sz="4" w:space="0" w:color="auto"/>
            </w:tcBorders>
            <w:tcPrChange w:id="257" w:author="Keith Wan Hang Chiu" w:date="2025-10-04T23:07:00Z" w16du:dateUtc="2025-10-04T15:07:00Z">
              <w:tcPr>
                <w:tcW w:w="6454" w:type="dxa"/>
                <w:gridSpan w:val="2"/>
              </w:tcPr>
            </w:tcPrChange>
          </w:tcPr>
          <w:p w14:paraId="7514E043" w14:textId="44D6DC6E" w:rsidR="002602A2" w:rsidRDefault="002602A2" w:rsidP="002602A2">
            <w:pPr>
              <w:suppressAutoHyphens/>
              <w:spacing w:line="276" w:lineRule="auto"/>
              <w:ind w:right="146"/>
              <w:jc w:val="both"/>
              <w:rPr>
                <w:ins w:id="258" w:author="Keith Wan Hang Chiu" w:date="2025-10-04T23:06:00Z" w16du:dateUtc="2025-10-04T15:06:00Z"/>
                <w:color w:val="000000" w:themeColor="text1"/>
              </w:rPr>
            </w:pPr>
            <w:ins w:id="259" w:author="Keith Wan Hang Chiu" w:date="2025-10-04T23:06:00Z" w16du:dateUtc="2025-10-04T15:06:00Z">
              <w:r>
                <w:rPr>
                  <w:color w:val="000000" w:themeColor="text1"/>
                </w:rPr>
                <w:t>500</w:t>
              </w:r>
            </w:ins>
          </w:p>
        </w:tc>
      </w:tr>
      <w:tr w:rsidR="002602A2" w:rsidRPr="00061762" w14:paraId="58FD80AB" w14:textId="77777777" w:rsidTr="002602A2">
        <w:trPr>
          <w:trPrChange w:id="260"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261" w:author="Keith Wan Hang Chiu" w:date="2025-10-04T23:07:00Z" w16du:dateUtc="2025-10-04T15:07:00Z">
              <w:tcPr>
                <w:tcW w:w="2868" w:type="dxa"/>
                <w:gridSpan w:val="2"/>
              </w:tcPr>
            </w:tcPrChange>
          </w:tcPr>
          <w:p w14:paraId="52CB7E41" w14:textId="226791F0" w:rsidR="002602A2" w:rsidRPr="002602A2" w:rsidRDefault="002602A2" w:rsidP="002602A2">
            <w:pPr>
              <w:spacing w:line="276" w:lineRule="auto"/>
              <w:rPr>
                <w:b/>
                <w:bCs/>
                <w:color w:val="000000"/>
                <w:rPrChange w:id="262" w:author="Keith Wan Hang Chiu" w:date="2025-10-04T23:07:00Z" w16du:dateUtc="2025-10-04T15:07:00Z">
                  <w:rPr>
                    <w:color w:val="000000"/>
                  </w:rPr>
                </w:rPrChange>
              </w:rPr>
            </w:pPr>
            <w:ins w:id="263" w:author="Keith Wan Hang Chiu" w:date="2025-10-04T23:06:00Z" w16du:dateUtc="2025-10-04T15:06:00Z">
              <w:r w:rsidRPr="002602A2">
                <w:rPr>
                  <w:b/>
                  <w:bCs/>
                  <w:color w:val="000000"/>
                  <w:rPrChange w:id="264" w:author="Keith Wan Hang Chiu" w:date="2025-10-04T23:07:00Z" w16du:dateUtc="2025-10-04T15:07:00Z">
                    <w:rPr>
                      <w:color w:val="000000"/>
                    </w:rPr>
                  </w:rPrChange>
                </w:rPr>
                <w:t>Planned Study Period</w:t>
              </w:r>
            </w:ins>
            <w:del w:id="265" w:author="Keith Wan Hang Chiu" w:date="2025-10-04T23:06:00Z" w16du:dateUtc="2025-10-04T15:06:00Z">
              <w:r w:rsidRPr="002602A2" w:rsidDel="004A5B83">
                <w:rPr>
                  <w:b/>
                  <w:bCs/>
                  <w:color w:val="000000" w:themeColor="text1"/>
                  <w:rPrChange w:id="266" w:author="Keith Wan Hang Chiu" w:date="2025-10-04T23:07:00Z" w16du:dateUtc="2025-10-04T15:07:00Z">
                    <w:rPr>
                      <w:color w:val="000000" w:themeColor="text1"/>
                    </w:rPr>
                  </w:rPrChange>
                </w:rPr>
                <w:delText>Hypothesis</w:delText>
              </w:r>
            </w:del>
          </w:p>
        </w:tc>
        <w:tc>
          <w:tcPr>
            <w:tcW w:w="6454" w:type="dxa"/>
            <w:tcBorders>
              <w:top w:val="single" w:sz="4" w:space="0" w:color="auto"/>
              <w:left w:val="single" w:sz="4" w:space="0" w:color="auto"/>
              <w:bottom w:val="single" w:sz="4" w:space="0" w:color="auto"/>
              <w:right w:val="single" w:sz="4" w:space="0" w:color="auto"/>
            </w:tcBorders>
            <w:tcPrChange w:id="267" w:author="Keith Wan Hang Chiu" w:date="2025-10-04T23:07:00Z" w16du:dateUtc="2025-10-04T15:07:00Z">
              <w:tcPr>
                <w:tcW w:w="6454" w:type="dxa"/>
                <w:gridSpan w:val="2"/>
              </w:tcPr>
            </w:tcPrChange>
          </w:tcPr>
          <w:p w14:paraId="188F24C1" w14:textId="77777777" w:rsidR="002602A2" w:rsidRDefault="002602A2" w:rsidP="002602A2">
            <w:pPr>
              <w:suppressAutoHyphens/>
              <w:spacing w:line="276" w:lineRule="auto"/>
              <w:ind w:right="146"/>
              <w:rPr>
                <w:ins w:id="268" w:author="Keith Wan Hang Chiu" w:date="2025-10-04T23:06:00Z" w16du:dateUtc="2025-10-04T15:06:00Z"/>
                <w:color w:val="000000" w:themeColor="text1"/>
              </w:rPr>
            </w:pPr>
            <w:ins w:id="269" w:author="Keith Wan Hang Chiu" w:date="2025-10-04T23:06:00Z" w16du:dateUtc="2025-10-04T15:06:00Z">
              <w:r>
                <w:rPr>
                  <w:color w:val="000000" w:themeColor="text1"/>
                </w:rPr>
                <w:t>24 months</w:t>
              </w:r>
            </w:ins>
          </w:p>
          <w:p w14:paraId="7134F2FE" w14:textId="37E2F2F3" w:rsidR="002602A2" w:rsidRPr="00F23181" w:rsidDel="004A5B83" w:rsidRDefault="002602A2" w:rsidP="002602A2">
            <w:pPr>
              <w:suppressAutoHyphens/>
              <w:spacing w:line="276" w:lineRule="auto"/>
              <w:ind w:right="146"/>
              <w:jc w:val="both"/>
              <w:rPr>
                <w:del w:id="270" w:author="Keith Wan Hang Chiu" w:date="2025-10-04T23:06:00Z" w16du:dateUtc="2025-10-04T15:06:00Z"/>
                <w:bCs/>
                <w:color w:val="000000"/>
              </w:rPr>
            </w:pPr>
            <w:del w:id="271" w:author="Keith Wan Hang Chiu" w:date="2025-10-04T23:06:00Z" w16du:dateUtc="2025-10-04T15:06:00Z">
              <w:r w:rsidDel="004A5B83">
                <w:rPr>
                  <w:color w:val="000000" w:themeColor="text1"/>
                </w:rPr>
                <w:delText>Artificial Intelligence is able to provide a more personalised patient-centred communication system for interpretation of radiology findings.</w:delText>
              </w:r>
            </w:del>
          </w:p>
          <w:p w14:paraId="0C274137" w14:textId="48C7462F" w:rsidR="002602A2" w:rsidRPr="00F23181" w:rsidRDefault="002602A2" w:rsidP="002602A2">
            <w:pPr>
              <w:suppressAutoHyphens/>
              <w:spacing w:line="276" w:lineRule="auto"/>
              <w:ind w:right="146"/>
              <w:jc w:val="both"/>
              <w:rPr>
                <w:bCs/>
                <w:color w:val="000000"/>
              </w:rPr>
            </w:pPr>
          </w:p>
        </w:tc>
      </w:tr>
      <w:tr w:rsidR="002602A2" w:rsidRPr="00061762" w14:paraId="092BE353" w14:textId="77777777" w:rsidTr="002602A2">
        <w:trPr>
          <w:trPrChange w:id="272"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273" w:author="Keith Wan Hang Chiu" w:date="2025-10-04T23:07:00Z" w16du:dateUtc="2025-10-04T15:07:00Z">
              <w:tcPr>
                <w:tcW w:w="2868" w:type="dxa"/>
                <w:gridSpan w:val="2"/>
              </w:tcPr>
            </w:tcPrChange>
          </w:tcPr>
          <w:p w14:paraId="103E07FA" w14:textId="59D64DA7" w:rsidR="002602A2" w:rsidRPr="002602A2" w:rsidRDefault="002602A2" w:rsidP="002602A2">
            <w:pPr>
              <w:spacing w:line="276" w:lineRule="auto"/>
              <w:rPr>
                <w:b/>
                <w:bCs/>
                <w:color w:val="000000" w:themeColor="text1"/>
                <w:rPrChange w:id="274" w:author="Keith Wan Hang Chiu" w:date="2025-10-04T23:07:00Z" w16du:dateUtc="2025-10-04T15:07:00Z">
                  <w:rPr>
                    <w:color w:val="000000" w:themeColor="text1"/>
                  </w:rPr>
                </w:rPrChange>
              </w:rPr>
            </w:pPr>
            <w:del w:id="275" w:author="Keith Wan Hang Chiu" w:date="2025-10-04T23:07:00Z" w16du:dateUtc="2025-10-04T15:07:00Z">
              <w:r w:rsidRPr="002602A2" w:rsidDel="002602A2">
                <w:rPr>
                  <w:b/>
                  <w:bCs/>
                  <w:color w:val="000000" w:themeColor="text1"/>
                  <w:rPrChange w:id="276" w:author="Keith Wan Hang Chiu" w:date="2025-10-04T23:07:00Z" w16du:dateUtc="2025-10-04T15:07:00Z">
                    <w:rPr>
                      <w:color w:val="000000" w:themeColor="text1"/>
                    </w:rPr>
                  </w:rPrChange>
                </w:rPr>
                <w:delText>Primary o</w:delText>
              </w:r>
            </w:del>
            <w:ins w:id="277" w:author="Keith Wan Hang Chiu" w:date="2025-10-04T23:07:00Z" w16du:dateUtc="2025-10-04T15:07:00Z">
              <w:r>
                <w:rPr>
                  <w:b/>
                  <w:bCs/>
                  <w:color w:val="000000" w:themeColor="text1"/>
                </w:rPr>
                <w:t>O</w:t>
              </w:r>
            </w:ins>
            <w:r w:rsidRPr="002602A2">
              <w:rPr>
                <w:b/>
                <w:bCs/>
                <w:color w:val="000000" w:themeColor="text1"/>
                <w:rPrChange w:id="278" w:author="Keith Wan Hang Chiu" w:date="2025-10-04T23:07:00Z" w16du:dateUtc="2025-10-04T15:07:00Z">
                  <w:rPr>
                    <w:color w:val="000000" w:themeColor="text1"/>
                  </w:rPr>
                </w:rPrChange>
              </w:rPr>
              <w:t>bjective</w:t>
            </w:r>
            <w:ins w:id="279" w:author="Keith Wan Hang Chiu" w:date="2025-10-04T23:07:00Z" w16du:dateUtc="2025-10-04T15:07:00Z">
              <w:r>
                <w:rPr>
                  <w:b/>
                  <w:bCs/>
                  <w:color w:val="000000" w:themeColor="text1"/>
                </w:rPr>
                <w:t>s</w:t>
              </w:r>
            </w:ins>
          </w:p>
        </w:tc>
        <w:tc>
          <w:tcPr>
            <w:tcW w:w="6454" w:type="dxa"/>
            <w:tcBorders>
              <w:top w:val="single" w:sz="4" w:space="0" w:color="auto"/>
              <w:left w:val="single" w:sz="4" w:space="0" w:color="auto"/>
              <w:bottom w:val="single" w:sz="4" w:space="0" w:color="auto"/>
              <w:right w:val="single" w:sz="4" w:space="0" w:color="auto"/>
            </w:tcBorders>
            <w:tcPrChange w:id="280" w:author="Keith Wan Hang Chiu" w:date="2025-10-04T23:07:00Z" w16du:dateUtc="2025-10-04T15:07:00Z">
              <w:tcPr>
                <w:tcW w:w="6454" w:type="dxa"/>
                <w:gridSpan w:val="2"/>
              </w:tcPr>
            </w:tcPrChange>
          </w:tcPr>
          <w:p w14:paraId="1DA05A12" w14:textId="77777777" w:rsidR="002602A2" w:rsidRDefault="002602A2" w:rsidP="002602A2">
            <w:pPr>
              <w:suppressAutoHyphens/>
              <w:spacing w:line="276" w:lineRule="auto"/>
              <w:ind w:right="146"/>
              <w:jc w:val="both"/>
              <w:rPr>
                <w:ins w:id="281" w:author="Keith Wan Hang Chiu" w:date="2025-10-04T23:04:00Z" w16du:dateUtc="2025-10-04T15:04:00Z"/>
                <w:color w:val="000000" w:themeColor="text1"/>
              </w:rPr>
            </w:pPr>
            <w:r>
              <w:rPr>
                <w:color w:val="000000" w:themeColor="text1"/>
              </w:rPr>
              <w:t>To build a</w:t>
            </w:r>
            <w:ins w:id="282" w:author="Keith Wan Hang Chiu" w:date="2025-10-04T23:04:00Z" w16du:dateUtc="2025-10-04T15:04:00Z">
              <w:r>
                <w:rPr>
                  <w:color w:val="000000" w:themeColor="text1"/>
                </w:rPr>
                <w:t xml:space="preserve">n </w:t>
              </w:r>
            </w:ins>
            <w:del w:id="283" w:author="Keith Wan Hang Chiu" w:date="2025-10-04T23:04:00Z" w16du:dateUtc="2025-10-04T15:04:00Z">
              <w:r w:rsidDel="002602A2">
                <w:rPr>
                  <w:color w:val="000000" w:themeColor="text1"/>
                </w:rPr>
                <w:delText xml:space="preserve"> validated </w:delText>
              </w:r>
            </w:del>
            <w:r>
              <w:rPr>
                <w:color w:val="000000" w:themeColor="text1"/>
              </w:rPr>
              <w:t>AI algorithm that generates personalised radiology reports</w:t>
            </w:r>
            <w:ins w:id="284" w:author="Keith Wan Hang Chiu" w:date="2025-10-04T23:04:00Z" w16du:dateUtc="2025-10-04T15:04:00Z">
              <w:r>
                <w:rPr>
                  <w:color w:val="000000" w:themeColor="text1"/>
                </w:rPr>
                <w:t>:</w:t>
              </w:r>
            </w:ins>
          </w:p>
          <w:p w14:paraId="4AB99A4E" w14:textId="25F68CA8" w:rsidR="002602A2" w:rsidRPr="002602A2" w:rsidRDefault="002602A2" w:rsidP="002602A2">
            <w:pPr>
              <w:pStyle w:val="ListParagraph"/>
              <w:numPr>
                <w:ilvl w:val="0"/>
                <w:numId w:val="74"/>
              </w:numPr>
              <w:suppressAutoHyphens/>
              <w:spacing w:line="276" w:lineRule="auto"/>
              <w:ind w:right="146"/>
              <w:jc w:val="both"/>
              <w:rPr>
                <w:ins w:id="285" w:author="Keith Wan Hang Chiu" w:date="2025-10-04T23:08:00Z" w16du:dateUtc="2025-10-04T15:08:00Z"/>
                <w:bCs/>
                <w:color w:val="000000"/>
                <w:lang w:val="en-US"/>
                <w:rPrChange w:id="286" w:author="Keith Wan Hang Chiu" w:date="2025-10-04T23:08:00Z" w16du:dateUtc="2025-10-04T15:08:00Z">
                  <w:rPr>
                    <w:ins w:id="287" w:author="Keith Wan Hang Chiu" w:date="2025-10-04T23:08:00Z" w16du:dateUtc="2025-10-04T15:08:00Z"/>
                    <w:color w:val="000000" w:themeColor="text1"/>
                  </w:rPr>
                </w:rPrChange>
              </w:rPr>
            </w:pPr>
            <w:ins w:id="288" w:author="Keith Wan Hang Chiu" w:date="2025-10-04T23:08:00Z" w16du:dateUtc="2025-10-04T15:08:00Z">
              <w:r>
                <w:rPr>
                  <w:bCs/>
                  <w:color w:val="000000"/>
                  <w:lang w:val="en-US"/>
                </w:rPr>
                <w:t>Conveys a</w:t>
              </w:r>
            </w:ins>
            <w:ins w:id="289" w:author="Keith Wan Hang Chiu" w:date="2025-10-04T23:09:00Z" w16du:dateUtc="2025-10-04T15:09:00Z">
              <w:r>
                <w:rPr>
                  <w:bCs/>
                  <w:color w:val="000000"/>
                  <w:lang w:val="en-US"/>
                </w:rPr>
                <w:t>ccurate medical information</w:t>
              </w:r>
            </w:ins>
          </w:p>
          <w:p w14:paraId="7A7E058A" w14:textId="4A5F7288" w:rsidR="002602A2" w:rsidRPr="002602A2" w:rsidRDefault="002602A2" w:rsidP="002602A2">
            <w:pPr>
              <w:pStyle w:val="ListParagraph"/>
              <w:numPr>
                <w:ilvl w:val="0"/>
                <w:numId w:val="74"/>
              </w:numPr>
              <w:suppressAutoHyphens/>
              <w:spacing w:line="276" w:lineRule="auto"/>
              <w:ind w:right="146"/>
              <w:jc w:val="both"/>
              <w:rPr>
                <w:ins w:id="290" w:author="Keith Wan Hang Chiu" w:date="2025-10-04T23:04:00Z" w16du:dateUtc="2025-10-04T15:04:00Z"/>
                <w:bCs/>
                <w:color w:val="000000"/>
                <w:lang w:val="en-US"/>
                <w:rPrChange w:id="291" w:author="Keith Wan Hang Chiu" w:date="2025-10-04T23:08:00Z" w16du:dateUtc="2025-10-04T15:08:00Z">
                  <w:rPr>
                    <w:ins w:id="292" w:author="Keith Wan Hang Chiu" w:date="2025-10-04T23:04:00Z" w16du:dateUtc="2025-10-04T15:04:00Z"/>
                    <w:color w:val="000000" w:themeColor="text1"/>
                  </w:rPr>
                </w:rPrChange>
              </w:rPr>
            </w:pPr>
            <w:ins w:id="293" w:author="Keith Wan Hang Chiu" w:date="2025-10-04T23:04:00Z" w16du:dateUtc="2025-10-04T15:04:00Z">
              <w:r w:rsidRPr="002602A2">
                <w:rPr>
                  <w:bCs/>
                  <w:color w:val="000000" w:themeColor="text1"/>
                </w:rPr>
                <w:t>I</w:t>
              </w:r>
            </w:ins>
            <w:del w:id="294" w:author="Keith Wan Hang Chiu" w:date="2025-10-04T23:04:00Z" w16du:dateUtc="2025-10-04T15:04:00Z">
              <w:r w:rsidRPr="002602A2" w:rsidDel="002602A2">
                <w:rPr>
                  <w:bCs/>
                  <w:color w:val="000000" w:themeColor="text1"/>
                  <w:rPrChange w:id="295" w:author="Keith Wan Hang Chiu" w:date="2025-10-04T23:08:00Z" w16du:dateUtc="2025-10-04T15:08:00Z">
                    <w:rPr/>
                  </w:rPrChange>
                </w:rPr>
                <w:delText xml:space="preserve"> i</w:delText>
              </w:r>
            </w:del>
            <w:r w:rsidRPr="002602A2">
              <w:rPr>
                <w:bCs/>
                <w:color w:val="000000" w:themeColor="text1"/>
                <w:rPrChange w:id="296" w:author="Keith Wan Hang Chiu" w:date="2025-10-04T23:08:00Z" w16du:dateUtc="2025-10-04T15:08:00Z">
                  <w:rPr/>
                </w:rPrChange>
              </w:rPr>
              <w:t xml:space="preserve">n the language that is preferred by the patient </w:t>
            </w:r>
          </w:p>
          <w:p w14:paraId="46990878" w14:textId="49E4FBBE" w:rsidR="002602A2" w:rsidRPr="002602A2" w:rsidDel="002602A2" w:rsidRDefault="002602A2">
            <w:pPr>
              <w:pStyle w:val="ListParagraph"/>
              <w:numPr>
                <w:ilvl w:val="0"/>
                <w:numId w:val="74"/>
              </w:numPr>
              <w:suppressAutoHyphens/>
              <w:spacing w:line="276" w:lineRule="auto"/>
              <w:ind w:right="146"/>
              <w:jc w:val="both"/>
              <w:rPr>
                <w:del w:id="297" w:author="Keith Wan Hang Chiu" w:date="2025-10-04T23:05:00Z" w16du:dateUtc="2025-10-04T15:05:00Z"/>
                <w:bCs/>
                <w:color w:val="000000"/>
                <w:lang w:val="en-US"/>
                <w:rPrChange w:id="298" w:author="Keith Wan Hang Chiu" w:date="2025-10-04T23:08:00Z" w16du:dateUtc="2025-10-04T15:08:00Z">
                  <w:rPr>
                    <w:del w:id="299" w:author="Keith Wan Hang Chiu" w:date="2025-10-04T23:05:00Z" w16du:dateUtc="2025-10-04T15:05:00Z"/>
                    <w:b/>
                    <w:color w:val="000000"/>
                  </w:rPr>
                </w:rPrChange>
              </w:rPr>
              <w:pPrChange w:id="300" w:author="Keith Wan Hang Chiu" w:date="2025-10-04T23:05:00Z" w16du:dateUtc="2025-10-04T15:05:00Z">
                <w:pPr>
                  <w:suppressAutoHyphens/>
                  <w:spacing w:line="276" w:lineRule="auto"/>
                  <w:ind w:right="146"/>
                  <w:jc w:val="both"/>
                </w:pPr>
              </w:pPrChange>
            </w:pPr>
            <w:del w:id="301" w:author="Keith Wan Hang Chiu" w:date="2025-10-04T23:03:00Z" w16du:dateUtc="2025-10-04T15:03:00Z">
              <w:r w:rsidRPr="002602A2" w:rsidDel="002602A2">
                <w:rPr>
                  <w:bCs/>
                  <w:color w:val="000000" w:themeColor="text1"/>
                  <w:rPrChange w:id="302" w:author="Keith Wan Hang Chiu" w:date="2025-10-04T23:08:00Z" w16du:dateUtc="2025-10-04T15:08:00Z">
                    <w:rPr/>
                  </w:rPrChange>
                </w:rPr>
                <w:delText xml:space="preserve">that is demonstrably superior in patient </w:delText>
              </w:r>
              <w:r w:rsidRPr="002602A2" w:rsidDel="002602A2">
                <w:rPr>
                  <w:bCs/>
                  <w:color w:val="000000" w:themeColor="text1"/>
                  <w:lang w:val="x-none"/>
                  <w:rPrChange w:id="303" w:author="Keith Wan Hang Chiu" w:date="2025-10-04T23:08:00Z" w16du:dateUtc="2025-10-04T15:08:00Z">
                    <w:rPr>
                      <w:lang w:val="x-none"/>
                    </w:rPr>
                  </w:rPrChange>
                </w:rPr>
                <w:delText>com</w:delText>
              </w:r>
              <w:r w:rsidRPr="002602A2" w:rsidDel="002602A2">
                <w:rPr>
                  <w:bCs/>
                  <w:color w:val="000000" w:themeColor="text1"/>
                  <w:lang w:val="en-US"/>
                  <w:rPrChange w:id="304" w:author="Keith Wan Hang Chiu" w:date="2025-10-04T23:08:00Z" w16du:dateUtc="2025-10-04T15:08:00Z">
                    <w:rPr/>
                  </w:rPrChange>
                </w:rPr>
                <w:delText>prehension and satisfaction compared to standard reports and non-personalised translations.</w:delText>
              </w:r>
            </w:del>
            <w:ins w:id="305" w:author="Keith Wan Hang Chiu" w:date="2025-10-04T23:05:00Z" w16du:dateUtc="2025-10-04T15:05:00Z">
              <w:r w:rsidRPr="002602A2">
                <w:rPr>
                  <w:bCs/>
                  <w:color w:val="000000" w:themeColor="text1"/>
                  <w:lang w:val="en-US"/>
                </w:rPr>
                <w:t>A</w:t>
              </w:r>
            </w:ins>
            <w:ins w:id="306" w:author="Keith Wan Hang Chiu" w:date="2025-10-04T23:04:00Z" w16du:dateUtc="2025-10-04T15:04:00Z">
              <w:r w:rsidRPr="002602A2">
                <w:rPr>
                  <w:bCs/>
                  <w:color w:val="000000" w:themeColor="text1"/>
                  <w:lang w:val="en-US"/>
                  <w:rPrChange w:id="307" w:author="Keith Wan Hang Chiu" w:date="2025-10-04T23:08:00Z" w16du:dateUtc="2025-10-04T15:08:00Z">
                    <w:rPr/>
                  </w:rPrChange>
                </w:rPr>
                <w:t xml:space="preserve">t the </w:t>
              </w:r>
            </w:ins>
            <w:ins w:id="308" w:author="Keith Wan Hang Chiu" w:date="2025-10-04T23:05:00Z" w16du:dateUtc="2025-10-04T15:05:00Z">
              <w:r w:rsidRPr="002602A2">
                <w:rPr>
                  <w:bCs/>
                  <w:color w:val="000000" w:themeColor="text1"/>
                  <w:lang w:val="en-US"/>
                </w:rPr>
                <w:t xml:space="preserve">education and </w:t>
              </w:r>
            </w:ins>
            <w:ins w:id="309" w:author="Keith Wan Hang Chiu" w:date="2025-10-04T23:04:00Z" w16du:dateUtc="2025-10-04T15:04:00Z">
              <w:r w:rsidRPr="002602A2">
                <w:rPr>
                  <w:bCs/>
                  <w:color w:val="000000" w:themeColor="text1"/>
                  <w:lang w:val="en-US"/>
                  <w:rPrChange w:id="310" w:author="Keith Wan Hang Chiu" w:date="2025-10-04T23:08:00Z" w16du:dateUtc="2025-10-04T15:08:00Z">
                    <w:rPr/>
                  </w:rPrChange>
                </w:rPr>
                <w:t xml:space="preserve">level suitable the patient’s </w:t>
              </w:r>
            </w:ins>
            <w:ins w:id="311" w:author="Keith Wan Hang Chiu" w:date="2025-10-04T23:05:00Z" w16du:dateUtc="2025-10-04T15:05:00Z">
              <w:r w:rsidRPr="002602A2">
                <w:rPr>
                  <w:bCs/>
                  <w:color w:val="000000" w:themeColor="text1"/>
                  <w:lang w:val="en-US"/>
                </w:rPr>
                <w:t>education level, disease knowledge and self-management skills.</w:t>
              </w:r>
            </w:ins>
          </w:p>
          <w:p w14:paraId="3201C694" w14:textId="77777777" w:rsidR="002602A2" w:rsidRPr="00F23181" w:rsidRDefault="002602A2">
            <w:pPr>
              <w:pStyle w:val="ListParagraph"/>
              <w:numPr>
                <w:ilvl w:val="0"/>
                <w:numId w:val="74"/>
              </w:numPr>
              <w:suppressAutoHyphens/>
              <w:spacing w:line="276" w:lineRule="auto"/>
              <w:ind w:right="146"/>
              <w:jc w:val="both"/>
              <w:rPr>
                <w:bCs/>
                <w:color w:val="000000"/>
              </w:rPr>
              <w:pPrChange w:id="312" w:author="Keith Wan Hang Chiu" w:date="2025-10-04T23:05:00Z" w16du:dateUtc="2025-10-04T15:05:00Z">
                <w:pPr>
                  <w:suppressAutoHyphens/>
                  <w:spacing w:line="276" w:lineRule="auto"/>
                  <w:ind w:right="146"/>
                  <w:jc w:val="both"/>
                </w:pPr>
              </w:pPrChange>
            </w:pPr>
          </w:p>
        </w:tc>
      </w:tr>
      <w:tr w:rsidR="002602A2" w:rsidRPr="00061762" w14:paraId="19B81EE6" w14:textId="77777777" w:rsidTr="002602A2">
        <w:trPr>
          <w:trPrChange w:id="313" w:author="Keith Wan Hang Chiu" w:date="2025-10-04T23:07:00Z" w16du:dateUtc="2025-10-04T15:07:00Z">
            <w:trPr>
              <w:gridAfter w:val="0"/>
            </w:trPr>
          </w:trPrChange>
        </w:trPr>
        <w:tc>
          <w:tcPr>
            <w:tcW w:w="2868" w:type="dxa"/>
            <w:tcBorders>
              <w:top w:val="single" w:sz="4" w:space="0" w:color="auto"/>
            </w:tcBorders>
            <w:tcPrChange w:id="314" w:author="Keith Wan Hang Chiu" w:date="2025-10-04T23:07:00Z" w16du:dateUtc="2025-10-04T15:07:00Z">
              <w:tcPr>
                <w:tcW w:w="2868" w:type="dxa"/>
                <w:gridSpan w:val="2"/>
              </w:tcPr>
            </w:tcPrChange>
          </w:tcPr>
          <w:p w14:paraId="73BCAC88" w14:textId="4B267565" w:rsidR="002602A2" w:rsidRPr="00F23181" w:rsidRDefault="002602A2" w:rsidP="002602A2">
            <w:pPr>
              <w:spacing w:line="276" w:lineRule="auto"/>
              <w:rPr>
                <w:color w:val="000000"/>
              </w:rPr>
            </w:pPr>
            <w:del w:id="315" w:author="Keith Wan Hang Chiu" w:date="2025-10-04T23:05:00Z" w16du:dateUtc="2025-10-04T15:05:00Z">
              <w:r w:rsidRPr="00F23181" w:rsidDel="002602A2">
                <w:rPr>
                  <w:color w:val="000000"/>
                </w:rPr>
                <w:delText>Secondary objectives</w:delText>
              </w:r>
            </w:del>
          </w:p>
        </w:tc>
        <w:tc>
          <w:tcPr>
            <w:tcW w:w="6454" w:type="dxa"/>
            <w:tcBorders>
              <w:top w:val="single" w:sz="4" w:space="0" w:color="auto"/>
            </w:tcBorders>
            <w:tcPrChange w:id="316" w:author="Keith Wan Hang Chiu" w:date="2025-10-04T23:07:00Z" w16du:dateUtc="2025-10-04T15:07:00Z">
              <w:tcPr>
                <w:tcW w:w="6454" w:type="dxa"/>
                <w:gridSpan w:val="2"/>
              </w:tcPr>
            </w:tcPrChange>
          </w:tcPr>
          <w:p w14:paraId="3EFC85B1" w14:textId="47ACCC4D" w:rsidR="002602A2" w:rsidRPr="00266163" w:rsidDel="002602A2" w:rsidRDefault="002602A2" w:rsidP="002602A2">
            <w:pPr>
              <w:suppressAutoHyphens/>
              <w:spacing w:line="276" w:lineRule="auto"/>
              <w:ind w:right="146"/>
              <w:jc w:val="both"/>
              <w:rPr>
                <w:del w:id="317" w:author="Keith Wan Hang Chiu" w:date="2025-10-04T23:05:00Z" w16du:dateUtc="2025-10-04T15:05:00Z"/>
                <w:bCs/>
                <w:color w:val="000000"/>
              </w:rPr>
            </w:pPr>
            <w:del w:id="318" w:author="Keith Wan Hang Chiu" w:date="2025-10-04T23:05:00Z" w16du:dateUtc="2025-10-04T15:05:00Z">
              <w:r w:rsidDel="002602A2">
                <w:rPr>
                  <w:color w:val="000000" w:themeColor="text1"/>
                </w:rPr>
                <w:delText>To validate the a</w:delText>
              </w:r>
              <w:r w:rsidRPr="00266163" w:rsidDel="002602A2">
                <w:rPr>
                  <w:color w:val="000000" w:themeColor="text1"/>
                </w:rPr>
                <w:delText xml:space="preserve">bility of LLMs to translate professional jargons from English to commonly used </w:delText>
              </w:r>
              <w:r w:rsidDel="002602A2">
                <w:rPr>
                  <w:color w:val="000000" w:themeColor="text1"/>
                </w:rPr>
                <w:delText>wordings</w:delText>
              </w:r>
              <w:r w:rsidRPr="00266163" w:rsidDel="002602A2">
                <w:rPr>
                  <w:color w:val="000000" w:themeColor="text1"/>
                </w:rPr>
                <w:delText xml:space="preserve"> in Hong Kong in traditional Chinese</w:delText>
              </w:r>
              <w:r w:rsidDel="002602A2">
                <w:rPr>
                  <w:color w:val="000000" w:themeColor="text1"/>
                </w:rPr>
                <w:delText xml:space="preserve"> and simplified Chinese.</w:delText>
              </w:r>
            </w:del>
          </w:p>
          <w:p w14:paraId="5A94CE38" w14:textId="4EA4290F" w:rsidR="002602A2" w:rsidRPr="00F23181" w:rsidRDefault="002602A2" w:rsidP="002602A2">
            <w:pPr>
              <w:suppressAutoHyphens/>
              <w:spacing w:line="276" w:lineRule="auto"/>
              <w:ind w:right="146"/>
              <w:jc w:val="both"/>
              <w:rPr>
                <w:bCs/>
                <w:color w:val="000000"/>
              </w:rPr>
            </w:pPr>
          </w:p>
        </w:tc>
      </w:tr>
      <w:tr w:rsidR="002602A2" w:rsidRPr="00061762" w14:paraId="6E2957E6" w14:textId="77777777" w:rsidTr="00621812">
        <w:trPr>
          <w:ins w:id="319" w:author="Keith Wan Hang Chiu" w:date="2025-10-04T23:01:00Z"/>
        </w:trPr>
        <w:tc>
          <w:tcPr>
            <w:tcW w:w="2868" w:type="dxa"/>
          </w:tcPr>
          <w:p w14:paraId="6BE7603F" w14:textId="724B80C7" w:rsidR="002602A2" w:rsidRPr="00F23181" w:rsidRDefault="002602A2" w:rsidP="002602A2">
            <w:pPr>
              <w:spacing w:line="276" w:lineRule="auto"/>
              <w:rPr>
                <w:ins w:id="320" w:author="Keith Wan Hang Chiu" w:date="2025-10-04T23:01:00Z" w16du:dateUtc="2025-10-04T15:01:00Z"/>
                <w:color w:val="000000"/>
              </w:rPr>
            </w:pPr>
          </w:p>
        </w:tc>
        <w:tc>
          <w:tcPr>
            <w:tcW w:w="6454" w:type="dxa"/>
          </w:tcPr>
          <w:p w14:paraId="26643A9D" w14:textId="17DC1CD9" w:rsidR="002602A2" w:rsidRDefault="002602A2" w:rsidP="002602A2">
            <w:pPr>
              <w:suppressAutoHyphens/>
              <w:spacing w:line="276" w:lineRule="auto"/>
              <w:ind w:right="146"/>
              <w:rPr>
                <w:ins w:id="321" w:author="Keith Wan Hang Chiu" w:date="2025-10-04T23:01:00Z" w16du:dateUtc="2025-10-04T15:01:00Z"/>
                <w:color w:val="000000" w:themeColor="text1"/>
              </w:rPr>
            </w:pPr>
          </w:p>
        </w:tc>
      </w:tr>
      <w:tr w:rsidR="002602A2" w:rsidRPr="00061762" w14:paraId="0FACC040" w14:textId="77777777" w:rsidTr="00621812">
        <w:trPr>
          <w:ins w:id="322" w:author="Keith Wan Hang Chiu" w:date="2025-10-04T23:01:00Z"/>
        </w:trPr>
        <w:tc>
          <w:tcPr>
            <w:tcW w:w="2868" w:type="dxa"/>
          </w:tcPr>
          <w:p w14:paraId="521479D9" w14:textId="55984B3A" w:rsidR="002602A2" w:rsidRPr="00F23181" w:rsidRDefault="002602A2" w:rsidP="002602A2">
            <w:pPr>
              <w:spacing w:line="276" w:lineRule="auto"/>
              <w:rPr>
                <w:ins w:id="323" w:author="Keith Wan Hang Chiu" w:date="2025-10-04T23:01:00Z" w16du:dateUtc="2025-10-04T15:01:00Z"/>
                <w:color w:val="000000"/>
              </w:rPr>
            </w:pPr>
          </w:p>
        </w:tc>
        <w:tc>
          <w:tcPr>
            <w:tcW w:w="6454" w:type="dxa"/>
          </w:tcPr>
          <w:p w14:paraId="76936593" w14:textId="75C72912" w:rsidR="002602A2" w:rsidRDefault="002602A2" w:rsidP="002602A2">
            <w:pPr>
              <w:suppressAutoHyphens/>
              <w:spacing w:line="276" w:lineRule="auto"/>
              <w:ind w:right="146"/>
              <w:rPr>
                <w:ins w:id="324" w:author="Keith Wan Hang Chiu" w:date="2025-10-04T23:01:00Z" w16du:dateUtc="2025-10-04T15:01:00Z"/>
                <w:color w:val="000000" w:themeColor="text1"/>
              </w:rPr>
            </w:pPr>
          </w:p>
        </w:tc>
      </w:tr>
      <w:tr w:rsidR="002602A2" w:rsidRPr="00061762" w14:paraId="68F3FFD6" w14:textId="77777777" w:rsidTr="00621812">
        <w:tc>
          <w:tcPr>
            <w:tcW w:w="2868" w:type="dxa"/>
          </w:tcPr>
          <w:p w14:paraId="47862E41" w14:textId="6E6E84B2" w:rsidR="002602A2" w:rsidRPr="00F23181" w:rsidRDefault="002602A2" w:rsidP="002602A2">
            <w:pPr>
              <w:spacing w:line="276" w:lineRule="auto"/>
              <w:rPr>
                <w:color w:val="000000"/>
              </w:rPr>
            </w:pPr>
            <w:del w:id="325" w:author="Keith Wan Hang Chiu" w:date="2025-10-04T23:06:00Z" w16du:dateUtc="2025-10-04T15:06:00Z">
              <w:r w:rsidRPr="00F23181" w:rsidDel="002602A2">
                <w:rPr>
                  <w:color w:val="000000"/>
                </w:rPr>
                <w:delText>Subject/patient definition</w:delText>
              </w:r>
            </w:del>
          </w:p>
        </w:tc>
        <w:tc>
          <w:tcPr>
            <w:tcW w:w="6454" w:type="dxa"/>
          </w:tcPr>
          <w:p w14:paraId="2535DB40" w14:textId="1BB11534" w:rsidR="002602A2" w:rsidDel="0046155C" w:rsidRDefault="002602A2" w:rsidP="002602A2">
            <w:pPr>
              <w:suppressAutoHyphens/>
              <w:spacing w:line="276" w:lineRule="auto"/>
              <w:ind w:right="146"/>
              <w:rPr>
                <w:del w:id="326" w:author="Keith Wan Hang Chiu" w:date="2025-10-04T20:42:00Z" w16du:dateUtc="2025-10-04T12:42:00Z"/>
                <w:color w:val="000000" w:themeColor="text1"/>
              </w:rPr>
            </w:pPr>
            <w:del w:id="327" w:author="Keith Wan Hang Chiu" w:date="2025-10-04T20:42:00Z" w16du:dateUtc="2025-10-04T12:42:00Z">
              <w:r w:rsidDel="0046155C">
                <w:rPr>
                  <w:color w:val="000000" w:themeColor="text1"/>
                </w:rPr>
                <w:delText>An anonymised cohort of 100 patients consisting of English radiology reports of all major modalities (e.g. X-ray, USG, CT and MRI) and accompanied structured and unstructured EHR data will be retrospectively collected.</w:delText>
              </w:r>
            </w:del>
          </w:p>
          <w:p w14:paraId="739CE78B" w14:textId="401FD2C8" w:rsidR="002602A2" w:rsidDel="0046155C" w:rsidRDefault="002602A2" w:rsidP="002602A2">
            <w:pPr>
              <w:suppressAutoHyphens/>
              <w:spacing w:line="276" w:lineRule="auto"/>
              <w:ind w:right="146"/>
              <w:rPr>
                <w:del w:id="328" w:author="Keith Wan Hang Chiu" w:date="2025-10-04T20:43:00Z" w16du:dateUtc="2025-10-04T12:43:00Z"/>
                <w:color w:val="000000" w:themeColor="text1"/>
              </w:rPr>
            </w:pPr>
          </w:p>
          <w:p w14:paraId="306BE59C" w14:textId="422125E0" w:rsidR="002602A2" w:rsidRPr="0084307F" w:rsidDel="0046155C" w:rsidRDefault="002602A2" w:rsidP="002602A2">
            <w:pPr>
              <w:suppressAutoHyphens/>
              <w:spacing w:line="276" w:lineRule="auto"/>
              <w:ind w:right="146"/>
              <w:rPr>
                <w:del w:id="329" w:author="Keith Wan Hang Chiu" w:date="2025-10-04T20:43:00Z" w16du:dateUtc="2025-10-04T12:43:00Z"/>
                <w:bCs/>
                <w:color w:val="000000"/>
              </w:rPr>
            </w:pPr>
            <w:del w:id="330" w:author="Keith Wan Hang Chiu" w:date="2025-10-04T20:42:00Z" w16du:dateUtc="2025-10-04T12:42:00Z">
              <w:r w:rsidDel="0046155C">
                <w:rPr>
                  <w:color w:val="000000" w:themeColor="text1"/>
                </w:rPr>
                <w:delText xml:space="preserve">A cohort of 20-30 volunteers representing patients </w:delText>
              </w:r>
              <w:r w:rsidRPr="00B6669F" w:rsidDel="0046155C">
                <w:rPr>
                  <w:color w:val="000000" w:themeColor="text1"/>
                </w:rPr>
                <w:delText>undergoing radiological investigations and a further 5-10 doctors of various specialties (including radiologists) reflecting the radiological investigations will be also be recruited as readers for the study.</w:delText>
              </w:r>
              <w:r w:rsidDel="0046155C">
                <w:rPr>
                  <w:color w:val="000000" w:themeColor="text1"/>
                </w:rPr>
                <w:br/>
              </w:r>
              <w:r w:rsidDel="0046155C">
                <w:rPr>
                  <w:color w:val="000000" w:themeColor="text1"/>
                </w:rPr>
                <w:br/>
              </w:r>
            </w:del>
            <w:del w:id="331" w:author="Keith Wan Hang Chiu" w:date="2025-10-04T20:43:00Z" w16du:dateUtc="2025-10-04T12:43:00Z">
              <w:r w:rsidRPr="0084307F" w:rsidDel="0046155C">
                <w:rPr>
                  <w:b/>
                  <w:color w:val="000000"/>
                </w:rPr>
                <w:delText>Inclusion Criteria</w:delText>
              </w:r>
              <w:r w:rsidRPr="0084307F" w:rsidDel="0046155C">
                <w:rPr>
                  <w:bCs/>
                  <w:color w:val="000000"/>
                </w:rPr>
                <w:delText xml:space="preserve"> </w:delText>
              </w:r>
            </w:del>
          </w:p>
          <w:p w14:paraId="5D62ECA5" w14:textId="577E3C72" w:rsidR="002602A2" w:rsidRPr="0084307F" w:rsidDel="0046155C" w:rsidRDefault="002602A2" w:rsidP="002602A2">
            <w:pPr>
              <w:suppressAutoHyphens/>
              <w:spacing w:line="276" w:lineRule="auto"/>
              <w:ind w:right="146"/>
              <w:jc w:val="both"/>
              <w:rPr>
                <w:del w:id="332" w:author="Keith Wan Hang Chiu" w:date="2025-10-04T20:43:00Z" w16du:dateUtc="2025-10-04T12:43:00Z"/>
                <w:bCs/>
                <w:color w:val="000000"/>
              </w:rPr>
            </w:pPr>
            <w:del w:id="333" w:author="Keith Wan Hang Chiu" w:date="2025-10-04T20:43:00Z" w16du:dateUtc="2025-10-04T12:43:00Z">
              <w:r w:rsidRPr="0084307F" w:rsidDel="0046155C">
                <w:rPr>
                  <w:bCs/>
                  <w:color w:val="000000"/>
                </w:rPr>
                <w:delText>•</w:delText>
              </w:r>
              <w:r w:rsidRPr="0084307F" w:rsidDel="0046155C">
                <w:rPr>
                  <w:bCs/>
                  <w:color w:val="000000"/>
                </w:rPr>
                <w:tab/>
                <w:delText>Voluntarily agrees to participate by proving written informed consent</w:delText>
              </w:r>
            </w:del>
          </w:p>
          <w:p w14:paraId="68628290" w14:textId="20E1CA64" w:rsidR="002602A2" w:rsidDel="0046155C" w:rsidRDefault="002602A2" w:rsidP="002602A2">
            <w:pPr>
              <w:suppressAutoHyphens/>
              <w:spacing w:line="276" w:lineRule="auto"/>
              <w:ind w:right="146"/>
              <w:jc w:val="both"/>
              <w:rPr>
                <w:del w:id="334" w:author="Keith Wan Hang Chiu" w:date="2025-10-04T20:43:00Z" w16du:dateUtc="2025-10-04T12:43:00Z"/>
                <w:bCs/>
                <w:color w:val="000000"/>
              </w:rPr>
            </w:pPr>
          </w:p>
          <w:p w14:paraId="371D4C09" w14:textId="4C5E1DD3" w:rsidR="002602A2" w:rsidRPr="0084307F" w:rsidDel="0046155C" w:rsidRDefault="002602A2" w:rsidP="002602A2">
            <w:pPr>
              <w:suppressAutoHyphens/>
              <w:spacing w:line="276" w:lineRule="auto"/>
              <w:ind w:right="146"/>
              <w:jc w:val="both"/>
              <w:rPr>
                <w:del w:id="335" w:author="Keith Wan Hang Chiu" w:date="2025-10-04T20:43:00Z" w16du:dateUtc="2025-10-04T12:43:00Z"/>
                <w:b/>
                <w:color w:val="000000"/>
              </w:rPr>
            </w:pPr>
            <w:del w:id="336" w:author="Keith Wan Hang Chiu" w:date="2025-10-04T20:43:00Z" w16du:dateUtc="2025-10-04T12:43:00Z">
              <w:r w:rsidRPr="0084307F" w:rsidDel="0046155C">
                <w:rPr>
                  <w:b/>
                  <w:color w:val="000000"/>
                </w:rPr>
                <w:delText>Exclusion Criteria</w:delText>
              </w:r>
            </w:del>
          </w:p>
          <w:p w14:paraId="3BF4B867" w14:textId="066BE69E" w:rsidR="002602A2" w:rsidDel="0046155C" w:rsidRDefault="002602A2" w:rsidP="002602A2">
            <w:pPr>
              <w:suppressAutoHyphens/>
              <w:spacing w:line="276" w:lineRule="auto"/>
              <w:ind w:right="146"/>
              <w:jc w:val="both"/>
              <w:rPr>
                <w:del w:id="337" w:author="Keith Wan Hang Chiu" w:date="2025-10-04T20:43:00Z" w16du:dateUtc="2025-10-04T12:43:00Z"/>
                <w:bCs/>
                <w:color w:val="000000"/>
              </w:rPr>
            </w:pPr>
          </w:p>
          <w:p w14:paraId="03CF156B" w14:textId="6A20F782" w:rsidR="002602A2" w:rsidDel="0046155C" w:rsidRDefault="002602A2" w:rsidP="002602A2">
            <w:pPr>
              <w:suppressAutoHyphens/>
              <w:spacing w:line="276" w:lineRule="auto"/>
              <w:ind w:right="146"/>
              <w:jc w:val="both"/>
              <w:rPr>
                <w:del w:id="338" w:author="Keith Wan Hang Chiu" w:date="2025-10-04T20:43:00Z" w16du:dateUtc="2025-10-04T12:43:00Z"/>
                <w:bCs/>
                <w:color w:val="000000"/>
              </w:rPr>
            </w:pPr>
          </w:p>
          <w:p w14:paraId="40F00F02" w14:textId="2F6516B4" w:rsidR="002602A2" w:rsidRPr="00F23181" w:rsidDel="0046155C" w:rsidRDefault="002602A2" w:rsidP="002602A2">
            <w:pPr>
              <w:suppressAutoHyphens/>
              <w:spacing w:line="276" w:lineRule="auto"/>
              <w:ind w:right="146"/>
              <w:jc w:val="both"/>
              <w:rPr>
                <w:del w:id="339" w:author="Keith Wan Hang Chiu" w:date="2025-10-04T20:43:00Z" w16du:dateUtc="2025-10-04T12:43:00Z"/>
                <w:bCs/>
                <w:color w:val="000000"/>
              </w:rPr>
            </w:pPr>
          </w:p>
          <w:p w14:paraId="54E82583" w14:textId="77777777" w:rsidR="002602A2" w:rsidRPr="00F23181" w:rsidRDefault="002602A2" w:rsidP="002602A2">
            <w:pPr>
              <w:suppressAutoHyphens/>
              <w:spacing w:line="276" w:lineRule="auto"/>
              <w:ind w:right="146"/>
              <w:jc w:val="both"/>
              <w:rPr>
                <w:bCs/>
                <w:color w:val="000000"/>
              </w:rPr>
            </w:pPr>
          </w:p>
        </w:tc>
      </w:tr>
      <w:tr w:rsidR="002602A2" w:rsidRPr="00061762" w14:paraId="35B14A0B" w14:textId="77777777" w:rsidTr="00621812">
        <w:tc>
          <w:tcPr>
            <w:tcW w:w="2868" w:type="dxa"/>
          </w:tcPr>
          <w:p w14:paraId="73AA9399" w14:textId="22954106" w:rsidR="002602A2" w:rsidRPr="00F23181" w:rsidRDefault="002602A2" w:rsidP="002602A2">
            <w:pPr>
              <w:spacing w:line="276" w:lineRule="auto"/>
              <w:rPr>
                <w:color w:val="000000"/>
              </w:rPr>
            </w:pPr>
            <w:del w:id="340" w:author="Keith Wan Hang Chiu" w:date="2025-10-04T23:05:00Z" w16du:dateUtc="2025-10-04T15:05:00Z">
              <w:r w:rsidRPr="00F23181" w:rsidDel="002602A2">
                <w:rPr>
                  <w:color w:val="000000" w:themeColor="text1"/>
                </w:rPr>
                <w:delText>Study design</w:delText>
              </w:r>
            </w:del>
          </w:p>
        </w:tc>
        <w:tc>
          <w:tcPr>
            <w:tcW w:w="6454" w:type="dxa"/>
          </w:tcPr>
          <w:p w14:paraId="366E2163" w14:textId="0CB1F874" w:rsidR="002602A2" w:rsidDel="002602A2" w:rsidRDefault="002602A2" w:rsidP="002602A2">
            <w:pPr>
              <w:spacing w:line="276" w:lineRule="auto"/>
              <w:jc w:val="both"/>
              <w:rPr>
                <w:del w:id="341" w:author="Keith Wan Hang Chiu" w:date="2025-10-04T23:05:00Z" w16du:dateUtc="2025-10-04T15:05:00Z"/>
              </w:rPr>
            </w:pPr>
            <w:del w:id="342" w:author="Keith Wan Hang Chiu" w:date="2025-10-04T23:05:00Z" w16du:dateUtc="2025-10-04T15:05:00Z">
              <w:r w:rsidRPr="00717560" w:rsidDel="002602A2">
                <w:rPr>
                  <w:color w:val="000000" w:themeColor="text1"/>
                </w:rPr>
                <w:delText xml:space="preserve">This is an investigator initiated, multi-centre, </w:delText>
              </w:r>
              <w:r w:rsidDel="002602A2">
                <w:rPr>
                  <w:color w:val="000000" w:themeColor="text1"/>
                </w:rPr>
                <w:delText>retro</w:delText>
              </w:r>
              <w:r w:rsidRPr="00717560" w:rsidDel="002602A2">
                <w:rPr>
                  <w:color w:val="000000" w:themeColor="text1"/>
                </w:rPr>
                <w:delText>spective, observational</w:delText>
              </w:r>
              <w:r w:rsidDel="002602A2">
                <w:rPr>
                  <w:color w:val="000000" w:themeColor="text1"/>
                </w:rPr>
                <w:delText xml:space="preserve"> </w:delText>
              </w:r>
              <w:r w:rsidRPr="00717560" w:rsidDel="002602A2">
                <w:rPr>
                  <w:color w:val="000000" w:themeColor="text1"/>
                </w:rPr>
                <w:delText xml:space="preserve">study. </w:delText>
              </w:r>
              <w:r w:rsidDel="002602A2">
                <w:rPr>
                  <w:color w:val="000000" w:themeColor="text1"/>
                </w:rPr>
                <w:delText xml:space="preserve">State-of-art </w:delText>
              </w:r>
              <w:r w:rsidRPr="009F63A6" w:rsidDel="002602A2">
                <w:delText>locally deployable propriety and open-source generative AI models (e.g. Google’s AIME, RadGP</w:delText>
              </w:r>
              <w:r w:rsidDel="002602A2">
                <w:delText>T)</w:delText>
              </w:r>
              <w:r w:rsidRPr="009F63A6" w:rsidDel="002602A2">
                <w:delText xml:space="preserve">, patient centered radiology reports in different languages (English, Traditional and Simplified Chinese) will be generated and evaluated with standardized readability tests (e.g. Flesch–Kincaid) </w:delText>
              </w:r>
              <w:r w:rsidDel="002602A2">
                <w:delText>and</w:delText>
              </w:r>
              <w:r w:rsidRPr="009F63A6" w:rsidDel="002602A2">
                <w:delText xml:space="preserve"> </w:delText>
              </w:r>
              <w:r w:rsidDel="002602A2">
                <w:delText>by</w:delText>
              </w:r>
              <w:r w:rsidRPr="009F63A6" w:rsidDel="002602A2">
                <w:delText xml:space="preserve"> </w:delText>
              </w:r>
            </w:del>
            <w:del w:id="343" w:author="Keith Wan Hang Chiu" w:date="2025-10-04T20:43:00Z" w16du:dateUtc="2025-10-04T12:43:00Z">
              <w:r w:rsidRPr="009F63A6" w:rsidDel="0046155C">
                <w:delText xml:space="preserve">both patients and </w:delText>
              </w:r>
            </w:del>
            <w:del w:id="344" w:author="Keith Wan Hang Chiu" w:date="2025-10-04T23:05:00Z" w16du:dateUtc="2025-10-04T15:05:00Z">
              <w:r w:rsidRPr="009F63A6" w:rsidDel="002602A2">
                <w:delText>doctors.</w:delText>
              </w:r>
            </w:del>
          </w:p>
          <w:p w14:paraId="389B379D" w14:textId="2CDC926A" w:rsidR="002602A2" w:rsidRPr="00717560" w:rsidRDefault="002602A2" w:rsidP="002602A2">
            <w:pPr>
              <w:spacing w:line="276" w:lineRule="auto"/>
              <w:jc w:val="both"/>
              <w:rPr>
                <w:color w:val="000000" w:themeColor="text1"/>
              </w:rPr>
            </w:pPr>
          </w:p>
        </w:tc>
      </w:tr>
      <w:tr w:rsidR="002602A2" w:rsidRPr="00061762" w14:paraId="149216A0" w14:textId="77777777" w:rsidTr="00621812">
        <w:tc>
          <w:tcPr>
            <w:tcW w:w="2868" w:type="dxa"/>
          </w:tcPr>
          <w:p w14:paraId="6D7250D3" w14:textId="39C682CA" w:rsidR="002602A2" w:rsidRPr="00F23181" w:rsidRDefault="002602A2" w:rsidP="002602A2">
            <w:pPr>
              <w:spacing w:line="276" w:lineRule="auto"/>
              <w:rPr>
                <w:color w:val="000000"/>
              </w:rPr>
            </w:pPr>
            <w:del w:id="345" w:author="Keith Wan Hang Chiu" w:date="2025-10-04T23:05:00Z" w16du:dateUtc="2025-10-04T15:05:00Z">
              <w:r w:rsidRPr="00F23181" w:rsidDel="002602A2">
                <w:rPr>
                  <w:color w:val="000000"/>
                </w:rPr>
                <w:delText>Intervention/study article</w:delText>
              </w:r>
            </w:del>
          </w:p>
        </w:tc>
        <w:tc>
          <w:tcPr>
            <w:tcW w:w="6454" w:type="dxa"/>
          </w:tcPr>
          <w:p w14:paraId="030BFF3E" w14:textId="5E994A5C" w:rsidR="002602A2" w:rsidRPr="00F23181" w:rsidDel="002602A2" w:rsidRDefault="002602A2" w:rsidP="002602A2">
            <w:pPr>
              <w:suppressAutoHyphens/>
              <w:spacing w:line="276" w:lineRule="auto"/>
              <w:ind w:right="146"/>
              <w:jc w:val="both"/>
              <w:rPr>
                <w:del w:id="346" w:author="Keith Wan Hang Chiu" w:date="2025-10-04T23:05:00Z" w16du:dateUtc="2025-10-04T15:05:00Z"/>
                <w:rFonts w:ascii="Batang" w:eastAsia="Batang" w:hAnsi="Batang" w:cs="Batang"/>
                <w:color w:val="000000" w:themeColor="text1"/>
                <w:lang w:val="en-US" w:eastAsia="ko-KR"/>
              </w:rPr>
            </w:pPr>
            <w:del w:id="347" w:author="Keith Wan Hang Chiu" w:date="2025-10-04T20:43:00Z" w16du:dateUtc="2025-10-04T12:43:00Z">
              <w:r w:rsidDel="0046155C">
                <w:rPr>
                  <w:color w:val="000000" w:themeColor="text1"/>
                </w:rPr>
                <w:delText xml:space="preserve">Radiology </w:delText>
              </w:r>
            </w:del>
            <w:del w:id="348" w:author="Keith Wan Hang Chiu" w:date="2025-10-04T23:05:00Z" w16du:dateUtc="2025-10-04T15:05:00Z">
              <w:r w:rsidDel="002602A2">
                <w:rPr>
                  <w:color w:val="000000" w:themeColor="text1"/>
                </w:rPr>
                <w:delText>reports from all major modalities (</w:delText>
              </w:r>
              <w:r w:rsidRPr="009F63A6" w:rsidDel="002602A2">
                <w:delText>e.g. X-ray, USG, CT and MRI)</w:delText>
              </w:r>
              <w:r w:rsidDel="002602A2">
                <w:rPr>
                  <w:color w:val="000000" w:themeColor="text1"/>
                </w:rPr>
                <w:delText xml:space="preserve"> will be collected at Queen Elizabeth Hospital (QEH) </w:delText>
              </w:r>
              <w:r w:rsidRPr="009F63A6" w:rsidDel="002602A2">
                <w:delText xml:space="preserve">and accompanied </w:delText>
              </w:r>
              <w:r w:rsidDel="002602A2">
                <w:delText>E</w:delText>
              </w:r>
              <w:r w:rsidRPr="009F63A6" w:rsidDel="002602A2">
                <w:delText>HR data (structured and unstructured) will be retrospectively collected.</w:delText>
              </w:r>
            </w:del>
          </w:p>
          <w:p w14:paraId="1B1876CB" w14:textId="7E6B2071" w:rsidR="002602A2" w:rsidRPr="00F23181" w:rsidRDefault="002602A2" w:rsidP="002602A2">
            <w:pPr>
              <w:suppressAutoHyphens/>
              <w:spacing w:line="276" w:lineRule="auto"/>
              <w:ind w:right="146"/>
              <w:jc w:val="both"/>
              <w:rPr>
                <w:bCs/>
                <w:color w:val="000000"/>
              </w:rPr>
            </w:pPr>
          </w:p>
        </w:tc>
      </w:tr>
      <w:tr w:rsidR="002602A2" w:rsidRPr="00061762" w14:paraId="0B032B53" w14:textId="77777777" w:rsidTr="00621812">
        <w:tc>
          <w:tcPr>
            <w:tcW w:w="2868" w:type="dxa"/>
          </w:tcPr>
          <w:p w14:paraId="437AB98A" w14:textId="3E0FE8F9" w:rsidR="002602A2" w:rsidRPr="008A51F3" w:rsidRDefault="002602A2" w:rsidP="002602A2">
            <w:pPr>
              <w:spacing w:line="276" w:lineRule="auto"/>
              <w:rPr>
                <w:color w:val="000000"/>
              </w:rPr>
            </w:pPr>
            <w:del w:id="349" w:author="Keith Wan Hang Chiu" w:date="2025-10-04T23:06:00Z" w16du:dateUtc="2025-10-04T15:06:00Z">
              <w:r w:rsidRPr="008A51F3" w:rsidDel="002602A2">
                <w:rPr>
                  <w:color w:val="000000"/>
                </w:rPr>
                <w:delText>Primary outcome</w:delText>
              </w:r>
            </w:del>
          </w:p>
        </w:tc>
        <w:tc>
          <w:tcPr>
            <w:tcW w:w="6454" w:type="dxa"/>
          </w:tcPr>
          <w:p w14:paraId="19BE23E0" w14:textId="015F3F66" w:rsidR="002602A2" w:rsidRPr="008A51F3" w:rsidDel="002602A2" w:rsidRDefault="002602A2" w:rsidP="002602A2">
            <w:pPr>
              <w:rPr>
                <w:del w:id="350" w:author="Keith Wan Hang Chiu" w:date="2025-10-04T23:06:00Z" w16du:dateUtc="2025-10-04T15:06:00Z"/>
              </w:rPr>
            </w:pPr>
            <w:del w:id="351" w:author="Keith Wan Hang Chiu" w:date="2025-10-04T23:06:00Z" w16du:dateUtc="2025-10-04T15:06:00Z">
              <w:r w:rsidRPr="008A51F3" w:rsidDel="002602A2">
                <w:delText>A validated AI algorithm that generates personalised radiology reports in the language that is preferred by the patient that is demonstrably superior in patient comprehension and satisfaction compared to standard reports and non-personalized translations.</w:delText>
              </w:r>
            </w:del>
          </w:p>
          <w:p w14:paraId="0AE4EA74" w14:textId="3F41B74E" w:rsidR="002602A2" w:rsidRPr="008A51F3" w:rsidRDefault="002602A2" w:rsidP="002602A2">
            <w:pPr>
              <w:suppressAutoHyphens/>
              <w:spacing w:line="276" w:lineRule="auto"/>
              <w:ind w:right="146"/>
              <w:jc w:val="both"/>
              <w:rPr>
                <w:bCs/>
                <w:color w:val="000000"/>
              </w:rPr>
            </w:pPr>
          </w:p>
        </w:tc>
      </w:tr>
      <w:tr w:rsidR="002602A2" w:rsidRPr="00061762" w14:paraId="3CB67CCE" w14:textId="77777777" w:rsidTr="00621812">
        <w:tc>
          <w:tcPr>
            <w:tcW w:w="2868" w:type="dxa"/>
          </w:tcPr>
          <w:p w14:paraId="13A1D810" w14:textId="4E78CE91" w:rsidR="002602A2" w:rsidRPr="008A51F3" w:rsidRDefault="002602A2" w:rsidP="002602A2">
            <w:pPr>
              <w:spacing w:line="276" w:lineRule="auto"/>
              <w:rPr>
                <w:color w:val="000000"/>
              </w:rPr>
            </w:pPr>
            <w:del w:id="352" w:author="Keith Wan Hang Chiu" w:date="2025-10-04T23:06:00Z" w16du:dateUtc="2025-10-04T15:06:00Z">
              <w:r w:rsidRPr="008A51F3" w:rsidDel="002602A2">
                <w:rPr>
                  <w:color w:val="000000" w:themeColor="text1"/>
                </w:rPr>
                <w:delText>Secondary outcome</w:delText>
              </w:r>
            </w:del>
          </w:p>
        </w:tc>
        <w:tc>
          <w:tcPr>
            <w:tcW w:w="6454" w:type="dxa"/>
          </w:tcPr>
          <w:p w14:paraId="42EA872C" w14:textId="317E1F05" w:rsidR="002602A2" w:rsidRPr="008A51F3" w:rsidDel="0046155C" w:rsidRDefault="002602A2">
            <w:pPr>
              <w:pStyle w:val="ListParagraph"/>
              <w:numPr>
                <w:ilvl w:val="0"/>
                <w:numId w:val="60"/>
              </w:numPr>
              <w:rPr>
                <w:del w:id="353" w:author="Keith Wan Hang Chiu" w:date="2025-10-04T20:44:00Z" w16du:dateUtc="2025-10-04T12:44:00Z"/>
                <w:bCs/>
                <w:color w:val="000000"/>
                <w:rPrChange w:id="354" w:author="Keith Wan Hang Chiu" w:date="2025-10-04T21:59:00Z" w16du:dateUtc="2025-10-04T13:59:00Z">
                  <w:rPr>
                    <w:del w:id="355" w:author="Keith Wan Hang Chiu" w:date="2025-10-04T20:44:00Z" w16du:dateUtc="2025-10-04T12:44:00Z"/>
                  </w:rPr>
                </w:rPrChange>
              </w:rPr>
              <w:pPrChange w:id="356" w:author="Keith Wan Hang Chiu" w:date="2025-10-04T20:46:00Z" w16du:dateUtc="2025-10-04T12:46:00Z">
                <w:pPr>
                  <w:suppressAutoHyphens/>
                  <w:spacing w:line="276" w:lineRule="auto"/>
                  <w:ind w:right="146"/>
                  <w:jc w:val="both"/>
                </w:pPr>
              </w:pPrChange>
            </w:pPr>
            <w:del w:id="357" w:author="Keith Wan Hang Chiu" w:date="2025-10-04T20:44:00Z" w16du:dateUtc="2025-10-04T12:44:00Z">
              <w:r w:rsidRPr="008A51F3" w:rsidDel="0046155C">
                <w:rPr>
                  <w:bCs/>
                  <w:color w:val="000000"/>
                  <w:rPrChange w:id="358" w:author="Keith Wan Hang Chiu" w:date="2025-10-04T21:59:00Z" w16du:dateUtc="2025-10-04T13:59:00Z">
                    <w:rPr/>
                  </w:rPrChange>
                </w:rPr>
                <w:delText>Key secondary outcomes include:</w:delText>
              </w:r>
            </w:del>
          </w:p>
          <w:p w14:paraId="3A508704" w14:textId="28CD1CEB" w:rsidR="002602A2" w:rsidRPr="002602A2" w:rsidDel="0046155C" w:rsidRDefault="002602A2">
            <w:pPr>
              <w:pStyle w:val="ListParagraph"/>
              <w:numPr>
                <w:ilvl w:val="0"/>
                <w:numId w:val="60"/>
              </w:numPr>
              <w:rPr>
                <w:del w:id="359" w:author="Keith Wan Hang Chiu" w:date="2025-10-04T20:44:00Z" w16du:dateUtc="2025-10-04T12:44:00Z"/>
              </w:rPr>
              <w:pPrChange w:id="360" w:author="Keith Wan Hang Chiu" w:date="2025-10-04T20:46:00Z" w16du:dateUtc="2025-10-04T12:46:00Z">
                <w:pPr>
                  <w:suppressAutoHyphens/>
                  <w:spacing w:line="276" w:lineRule="auto"/>
                  <w:ind w:right="146"/>
                  <w:jc w:val="both"/>
                </w:pPr>
              </w:pPrChange>
            </w:pPr>
          </w:p>
          <w:p w14:paraId="3E586ABC" w14:textId="6053A38B" w:rsidR="002602A2" w:rsidRPr="002602A2" w:rsidDel="0046155C" w:rsidRDefault="002602A2">
            <w:pPr>
              <w:pStyle w:val="ListParagraph"/>
              <w:numPr>
                <w:ilvl w:val="0"/>
                <w:numId w:val="60"/>
              </w:numPr>
              <w:rPr>
                <w:del w:id="361" w:author="Keith Wan Hang Chiu" w:date="2025-10-04T20:45:00Z" w16du:dateUtc="2025-10-04T12:45:00Z"/>
                <w:color w:val="000000" w:themeColor="text1"/>
              </w:rPr>
              <w:pPrChange w:id="362" w:author="Keith Wan Hang Chiu" w:date="2025-10-04T20:46:00Z" w16du:dateUtc="2025-10-04T12:46:00Z">
                <w:pPr>
                  <w:suppressAutoHyphens/>
                  <w:spacing w:line="276" w:lineRule="auto"/>
                  <w:ind w:right="146"/>
                  <w:jc w:val="both"/>
                </w:pPr>
              </w:pPrChange>
            </w:pPr>
            <w:del w:id="363" w:author="Keith Wan Hang Chiu" w:date="2025-10-04T20:44:00Z" w16du:dateUtc="2025-10-04T12:44:00Z">
              <w:r w:rsidRPr="002602A2" w:rsidDel="0046155C">
                <w:rPr>
                  <w:rFonts w:ascii="Times New Roman" w:hAnsi="Times New Roman" w:cs="Times New Roman"/>
                  <w:color w:val="000000" w:themeColor="text1"/>
                </w:rPr>
                <w:delText xml:space="preserve">1. </w:delText>
              </w:r>
            </w:del>
            <w:bookmarkStart w:id="364" w:name="OLE_LINK1"/>
            <w:del w:id="365" w:author="Keith Wan Hang Chiu" w:date="2025-10-04T20:45:00Z" w16du:dateUtc="2025-10-04T12:45:00Z">
              <w:r w:rsidRPr="002602A2" w:rsidDel="0046155C">
                <w:rPr>
                  <w:rFonts w:ascii="Times New Roman" w:hAnsi="Times New Roman" w:cs="Times New Roman"/>
                  <w:color w:val="000000" w:themeColor="text1"/>
                </w:rPr>
                <w:delText xml:space="preserve">Ability of </w:delText>
              </w:r>
            </w:del>
            <w:del w:id="366" w:author="Keith Wan Hang Chiu" w:date="2025-10-04T20:44:00Z" w16du:dateUtc="2025-10-04T12:44:00Z">
              <w:r w:rsidRPr="002602A2" w:rsidDel="0046155C">
                <w:rPr>
                  <w:rFonts w:ascii="Times New Roman" w:hAnsi="Times New Roman" w:cs="Times New Roman"/>
                  <w:color w:val="000000" w:themeColor="text1"/>
                </w:rPr>
                <w:delText xml:space="preserve">LLMs </w:delText>
              </w:r>
            </w:del>
            <w:del w:id="367" w:author="Keith Wan Hang Chiu" w:date="2025-10-04T20:45:00Z" w16du:dateUtc="2025-10-04T12:45:00Z">
              <w:r w:rsidRPr="002602A2" w:rsidDel="0046155C">
                <w:rPr>
                  <w:rFonts w:ascii="Times New Roman" w:hAnsi="Times New Roman" w:cs="Times New Roman"/>
                  <w:color w:val="000000" w:themeColor="text1"/>
                </w:rPr>
                <w:delText>to translate professional jargons from English to commonly used terms in Hong Kong in traditional Chinese</w:delText>
              </w:r>
              <w:bookmarkEnd w:id="364"/>
            </w:del>
          </w:p>
          <w:p w14:paraId="33468FAD" w14:textId="31C34A69" w:rsidR="002602A2" w:rsidRPr="002602A2" w:rsidDel="0046155C" w:rsidRDefault="002602A2">
            <w:pPr>
              <w:pStyle w:val="ListParagraph"/>
              <w:numPr>
                <w:ilvl w:val="0"/>
                <w:numId w:val="60"/>
              </w:numPr>
              <w:rPr>
                <w:del w:id="368" w:author="Keith Wan Hang Chiu" w:date="2025-10-04T20:45:00Z" w16du:dateUtc="2025-10-04T12:45:00Z"/>
              </w:rPr>
              <w:pPrChange w:id="369" w:author="Keith Wan Hang Chiu" w:date="2025-10-04T20:46:00Z" w16du:dateUtc="2025-10-04T12:46:00Z">
                <w:pPr>
                  <w:suppressAutoHyphens/>
                  <w:spacing w:line="276" w:lineRule="auto"/>
                  <w:ind w:right="146"/>
                  <w:jc w:val="both"/>
                </w:pPr>
              </w:pPrChange>
            </w:pPr>
          </w:p>
          <w:p w14:paraId="612AA987" w14:textId="26E71F54" w:rsidR="002602A2" w:rsidRPr="008A51F3" w:rsidRDefault="002602A2" w:rsidP="002602A2">
            <w:pPr>
              <w:suppressAutoHyphens/>
              <w:spacing w:line="276" w:lineRule="auto"/>
              <w:ind w:right="146"/>
              <w:jc w:val="both"/>
              <w:rPr>
                <w:bCs/>
                <w:color w:val="000000"/>
              </w:rPr>
            </w:pPr>
          </w:p>
        </w:tc>
      </w:tr>
      <w:tr w:rsidR="002602A2" w:rsidRPr="00061762" w14:paraId="22DC64ED" w14:textId="77777777" w:rsidTr="3AC3EE2D">
        <w:trPr>
          <w:trHeight w:val="6135"/>
        </w:trPr>
        <w:tc>
          <w:tcPr>
            <w:tcW w:w="2868" w:type="dxa"/>
          </w:tcPr>
          <w:p w14:paraId="3FDEBFBB" w14:textId="6DE6186E" w:rsidR="002602A2" w:rsidRPr="00F23181" w:rsidRDefault="002602A2" w:rsidP="002602A2">
            <w:pPr>
              <w:spacing w:line="276" w:lineRule="auto"/>
              <w:rPr>
                <w:color w:val="000000"/>
              </w:rPr>
            </w:pPr>
            <w:del w:id="370" w:author="Keith Wan Hang Chiu" w:date="2025-10-04T23:06:00Z" w16du:dateUtc="2025-10-04T15:06:00Z">
              <w:r w:rsidRPr="00F23181" w:rsidDel="002602A2">
                <w:rPr>
                  <w:color w:val="000000"/>
                </w:rPr>
                <w:lastRenderedPageBreak/>
                <w:delText>Data analysis</w:delText>
              </w:r>
            </w:del>
          </w:p>
        </w:tc>
        <w:tc>
          <w:tcPr>
            <w:tcW w:w="6454" w:type="dxa"/>
          </w:tcPr>
          <w:p w14:paraId="5F6E3B0E" w14:textId="6CBEC706" w:rsidR="002602A2" w:rsidRPr="00F23181" w:rsidRDefault="002602A2" w:rsidP="002602A2">
            <w:pPr>
              <w:suppressAutoHyphens/>
              <w:spacing w:line="276" w:lineRule="auto"/>
              <w:ind w:right="146"/>
              <w:jc w:val="both"/>
              <w:rPr>
                <w:bCs/>
                <w:color w:val="000000"/>
              </w:rPr>
            </w:pPr>
            <w:del w:id="371" w:author="Keith Wan Hang Chiu" w:date="2025-10-04T23:06:00Z" w16du:dateUtc="2025-10-04T15:06:00Z">
              <w:r w:rsidDel="002602A2">
                <w:rPr>
                  <w:bCs/>
                  <w:color w:val="000000"/>
                </w:rPr>
                <w:delText xml:space="preserve">Standardised readability tests </w:delText>
              </w:r>
              <w:r w:rsidRPr="009F63A6" w:rsidDel="002602A2">
                <w:delText>(e.g. Flesch–Kincaid)</w:delText>
              </w:r>
              <w:r w:rsidDel="002602A2">
                <w:delText xml:space="preserve"> and by </w:delText>
              </w:r>
            </w:del>
            <w:del w:id="372" w:author="Keith Wan Hang Chiu" w:date="2025-10-04T20:47:00Z" w16du:dateUtc="2025-10-04T12:47:00Z">
              <w:r w:rsidDel="0046155C">
                <w:delText xml:space="preserve">both patients and </w:delText>
              </w:r>
            </w:del>
            <w:del w:id="373" w:author="Keith Wan Hang Chiu" w:date="2025-10-04T23:06:00Z" w16du:dateUtc="2025-10-04T15:06:00Z">
              <w:r w:rsidDel="002602A2">
                <w:delText xml:space="preserve">doctors will evaluate </w:delText>
              </w:r>
            </w:del>
            <w:del w:id="374" w:author="Keith Wan Hang Chiu" w:date="2025-10-04T20:47:00Z" w16du:dateUtc="2025-10-04T12:47:00Z">
              <w:r w:rsidDel="0046155C">
                <w:delText xml:space="preserve"> </w:delText>
              </w:r>
            </w:del>
            <w:del w:id="375" w:author="Keith Wan Hang Chiu" w:date="2025-10-04T23:06:00Z" w16du:dateUtc="2025-10-04T15:06:00Z">
              <w:r w:rsidDel="002602A2">
                <w:delText xml:space="preserve">the radiology reports generated. </w:delText>
              </w:r>
            </w:del>
            <w:del w:id="376" w:author="Keith Wan Hang Chiu" w:date="2025-10-04T20:47:00Z" w16du:dateUtc="2025-10-04T12:47:00Z">
              <w:r w:rsidRPr="00514435" w:rsidDel="0046155C">
                <w:delText xml:space="preserve">Patient parameters include report understanding, anxiety level and satisfaction of reports will be assessed using semi-quantitative and qualitative methods. </w:delText>
              </w:r>
            </w:del>
            <w:del w:id="377" w:author="Keith Wan Hang Chiu" w:date="2025-10-04T23:06:00Z" w16du:dateUtc="2025-10-04T15:06:00Z">
              <w:r w:rsidRPr="00514435" w:rsidDel="002602A2">
                <w:delText>Doctors will assess aspects including report accuracy and appropriateness of information divulged to patients. Simultaneously, a platform that can cross-reference and extract relevant data from EHR will be constructed in order for the model to match patient demographics, reading levels and health literacy that can be used as prompts to generate personalized reports (1</w:delText>
              </w:r>
              <w:r w:rsidDel="002602A2">
                <w:delText>4</w:delText>
              </w:r>
              <w:r w:rsidRPr="00514435" w:rsidDel="002602A2">
                <w:delText xml:space="preserve">). Upon completion of model development, a prospectively </w:delText>
              </w:r>
              <w:r w:rsidDel="002602A2">
                <w:delText>r</w:delText>
              </w:r>
              <w:r w:rsidRPr="00514435" w:rsidDel="002602A2">
                <w:delText>ecruited cohort of 50 reports from each modality in each site will be used as the test set to evaluate the final model.</w:delText>
              </w:r>
            </w:del>
          </w:p>
        </w:tc>
      </w:tr>
    </w:tbl>
    <w:p w14:paraId="7C188D98" w14:textId="77777777" w:rsidR="007D756D" w:rsidRPr="00717560" w:rsidRDefault="007D756D" w:rsidP="001E08C2">
      <w:pPr>
        <w:spacing w:line="276" w:lineRule="auto"/>
        <w:rPr>
          <w:rFonts w:eastAsia="PMingLiU"/>
          <w:color w:val="000000"/>
          <w:lang w:val="en-US" w:eastAsia="zh-TW"/>
        </w:rPr>
        <w:sectPr w:rsidR="007D756D" w:rsidRPr="00717560" w:rsidSect="009A5B83">
          <w:headerReference w:type="default" r:id="rId14"/>
          <w:footerReference w:type="default" r:id="rId15"/>
          <w:footnotePr>
            <w:pos w:val="beneathText"/>
            <w:numFmt w:val="lowerRoman"/>
          </w:footnotePr>
          <w:pgSz w:w="12240" w:h="15840"/>
          <w:pgMar w:top="1440" w:right="1440" w:bottom="1440" w:left="1440" w:header="454" w:footer="720" w:gutter="0"/>
          <w:cols w:space="720"/>
          <w:docGrid w:linePitch="326"/>
        </w:sectPr>
      </w:pPr>
    </w:p>
    <w:p w14:paraId="54FCF495" w14:textId="77777777" w:rsidR="007D756D" w:rsidRPr="00061762" w:rsidRDefault="0DA5B515" w:rsidP="005D1B03">
      <w:pPr>
        <w:pStyle w:val="Heading1"/>
      </w:pPr>
      <w:bookmarkStart w:id="379" w:name="_Toc163737022"/>
      <w:bookmarkStart w:id="380" w:name="_Toc163737172"/>
      <w:bookmarkStart w:id="381" w:name="_Toc163737516"/>
      <w:bookmarkStart w:id="382" w:name="_Toc210600466"/>
      <w:r>
        <w:lastRenderedPageBreak/>
        <w:t>2. BACKGROUND AND RATIONALE</w:t>
      </w:r>
      <w:bookmarkEnd w:id="379"/>
      <w:bookmarkEnd w:id="380"/>
      <w:bookmarkEnd w:id="381"/>
      <w:bookmarkEnd w:id="382"/>
    </w:p>
    <w:p w14:paraId="073FD56B" w14:textId="77777777" w:rsidR="00611E05" w:rsidRPr="00061762" w:rsidRDefault="00611E05" w:rsidP="001E08C2">
      <w:pPr>
        <w:spacing w:line="276" w:lineRule="auto"/>
        <w:rPr>
          <w:b/>
          <w:color w:val="000000"/>
        </w:rPr>
      </w:pPr>
    </w:p>
    <w:p w14:paraId="327F6B59" w14:textId="0ED233BF" w:rsidR="00277EC4" w:rsidRPr="005520F5" w:rsidDel="00A232C9" w:rsidRDefault="0DA5B515" w:rsidP="005520F5">
      <w:pPr>
        <w:pStyle w:val="Heading2"/>
        <w:rPr>
          <w:del w:id="383" w:author="William Cho" w:date="2025-10-04T13:10:00Z" w16du:dateUtc="2025-10-04T05:10:00Z"/>
        </w:rPr>
      </w:pPr>
      <w:bookmarkStart w:id="384" w:name="_Toc163737023"/>
      <w:bookmarkStart w:id="385" w:name="_Toc163737173"/>
      <w:bookmarkStart w:id="386" w:name="_Toc163737517"/>
      <w:del w:id="387" w:author="William Cho" w:date="2025-10-04T13:10:00Z" w16du:dateUtc="2025-10-04T05:10:00Z">
        <w:r w:rsidDel="00A232C9">
          <w:delText>2.1. Introduction</w:delText>
        </w:r>
        <w:bookmarkEnd w:id="384"/>
        <w:bookmarkEnd w:id="385"/>
        <w:bookmarkEnd w:id="386"/>
      </w:del>
    </w:p>
    <w:p w14:paraId="6ACBDFCA" w14:textId="70C2E773" w:rsidR="00277EC4" w:rsidRDefault="005774F3" w:rsidP="00277EC4">
      <w:pPr>
        <w:rPr>
          <w:lang w:val="en-HK"/>
        </w:rPr>
      </w:pPr>
      <w:r>
        <w:rPr>
          <w:lang w:val="en-HK"/>
        </w:rPr>
        <w:t xml:space="preserve">Radiology reports </w:t>
      </w:r>
      <w:ins w:id="388" w:author="William Cho" w:date="2025-10-04T13:12:00Z" w16du:dateUtc="2025-10-04T05:12:00Z">
        <w:r w:rsidR="00A232C9" w:rsidRPr="00A232C9">
          <w:rPr>
            <w:lang w:val="en-HK"/>
          </w:rPr>
          <w:t>provide timely, accurate, and actionable information to the patient care team, facilitating diagnosis and guiding patient management</w:t>
        </w:r>
        <w:r w:rsidR="00A232C9">
          <w:rPr>
            <w:lang w:val="en-HK"/>
          </w:rPr>
          <w:t>, which</w:t>
        </w:r>
        <w:r w:rsidR="00A232C9" w:rsidRPr="00A232C9">
          <w:rPr>
            <w:lang w:val="en-HK"/>
          </w:rPr>
          <w:t xml:space="preserve"> </w:t>
        </w:r>
      </w:ins>
      <w:r w:rsidR="00BC09FD">
        <w:rPr>
          <w:lang w:val="en-HK"/>
        </w:rPr>
        <w:t xml:space="preserve">are pivotal in clinical decision-making, serving as the primary communication tool between radiologists and </w:t>
      </w:r>
      <w:r w:rsidR="00FF79CE">
        <w:rPr>
          <w:lang w:val="en-HK"/>
        </w:rPr>
        <w:t>referring</w:t>
      </w:r>
      <w:r w:rsidR="00BC09FD">
        <w:rPr>
          <w:lang w:val="en-HK"/>
        </w:rPr>
        <w:t xml:space="preserve"> physicians for diagnosis and management guidance</w:t>
      </w:r>
      <w:del w:id="389" w:author="William Cho" w:date="2025-10-04T13:24:00Z" w16du:dateUtc="2025-10-04T05:24:00Z">
        <w:r w:rsidR="00BC09FD" w:rsidDel="002D39F4">
          <w:rPr>
            <w:lang w:val="en-HK"/>
          </w:rPr>
          <w:delText>.</w:delText>
        </w:r>
      </w:del>
      <w:r>
        <w:rPr>
          <w:lang w:val="en-HK"/>
        </w:rPr>
        <w:t>(</w:t>
      </w:r>
      <w:commentRangeStart w:id="390"/>
      <w:r>
        <w:rPr>
          <w:lang w:val="en-HK"/>
        </w:rPr>
        <w:t>1</w:t>
      </w:r>
      <w:commentRangeEnd w:id="390"/>
      <w:r w:rsidR="002D39F4">
        <w:rPr>
          <w:rStyle w:val="CommentReference"/>
        </w:rPr>
        <w:commentReference w:id="390"/>
      </w:r>
      <w:r>
        <w:rPr>
          <w:lang w:val="en-HK"/>
        </w:rPr>
        <w:t>)</w:t>
      </w:r>
      <w:ins w:id="391" w:author="William Cho" w:date="2025-10-04T13:24:00Z" w16du:dateUtc="2025-10-04T05:24:00Z">
        <w:r w:rsidR="002D39F4">
          <w:rPr>
            <w:lang w:val="en-HK"/>
          </w:rPr>
          <w:t>.</w:t>
        </w:r>
      </w:ins>
      <w:r>
        <w:rPr>
          <w:lang w:val="en-HK"/>
        </w:rPr>
        <w:t xml:space="preserve"> </w:t>
      </w:r>
      <w:r w:rsidR="00F728E5">
        <w:rPr>
          <w:lang w:val="en-HK"/>
        </w:rPr>
        <w:t>The advent of artificial intelligence (AI) and in particular large language models (LLMs) are poised to change radiological practice.</w:t>
      </w:r>
      <w:r>
        <w:rPr>
          <w:lang w:val="en-HK"/>
        </w:rPr>
        <w:t xml:space="preserve"> A collaborative model of AI can be used to handle repetitive tasks in the future </w:t>
      </w:r>
      <w:r w:rsidR="00F728E5">
        <w:rPr>
          <w:lang w:val="en-HK"/>
        </w:rPr>
        <w:t>thereby</w:t>
      </w:r>
      <w:r>
        <w:rPr>
          <w:lang w:val="en-HK"/>
        </w:rPr>
        <w:t xml:space="preserve"> radiologists are able to focus on more complex cases, patient communication and </w:t>
      </w:r>
      <w:r w:rsidR="009D1E0E">
        <w:rPr>
          <w:lang w:val="en-HK"/>
        </w:rPr>
        <w:t xml:space="preserve">final decision-making. </w:t>
      </w:r>
      <w:r w:rsidR="00F728E5">
        <w:rPr>
          <w:lang w:val="en-HK"/>
        </w:rPr>
        <w:t>However, the successful integration of AI hinges on overcoming significant challenges related to data quality, model interpretability and clinical workflow integration</w:t>
      </w:r>
      <w:ins w:id="392" w:author="Sin Yu Joanne Hui" w:date="2025-10-05T23:52:00Z" w16du:dateUtc="2025-10-05T15:52:00Z">
        <w:r w:rsidR="00477272">
          <w:rPr>
            <w:lang w:val="en-HK"/>
          </w:rPr>
          <w:t xml:space="preserve"> (2-3).</w:t>
        </w:r>
      </w:ins>
      <w:del w:id="393" w:author="Sin Yu Joanne Hui" w:date="2025-10-05T23:52:00Z" w16du:dateUtc="2025-10-05T15:52:00Z">
        <w:r w:rsidR="009D1E0E" w:rsidDel="00477272">
          <w:rPr>
            <w:lang w:val="en-HK"/>
          </w:rPr>
          <w:delText>.(2-3)</w:delText>
        </w:r>
      </w:del>
    </w:p>
    <w:p w14:paraId="5525A47A" w14:textId="77777777" w:rsidR="00620E41" w:rsidRDefault="00620E41" w:rsidP="00277EC4">
      <w:pPr>
        <w:rPr>
          <w:lang w:val="en-HK"/>
        </w:rPr>
      </w:pPr>
    </w:p>
    <w:p w14:paraId="170CDDAE" w14:textId="302F6536" w:rsidR="00620E41" w:rsidRDefault="00F728E5" w:rsidP="00277EC4">
      <w:pPr>
        <w:rPr>
          <w:lang w:val="en-HK"/>
        </w:rPr>
      </w:pPr>
      <w:r>
        <w:rPr>
          <w:lang w:val="en-HK"/>
        </w:rPr>
        <w:t>In recent years, medical and health records including radiology reports have become more accessible to patients</w:t>
      </w:r>
      <w:ins w:id="394" w:author="Sin Yu Joanne Hui" w:date="2025-10-05T23:52:00Z" w16du:dateUtc="2025-10-05T15:52:00Z">
        <w:r w:rsidR="00477272">
          <w:rPr>
            <w:lang w:val="en-HK"/>
          </w:rPr>
          <w:t xml:space="preserve"> (4).</w:t>
        </w:r>
      </w:ins>
      <w:del w:id="395" w:author="Sin Yu Joanne Hui" w:date="2025-10-05T23:52:00Z" w16du:dateUtc="2025-10-05T15:52:00Z">
        <w:r w:rsidDel="00477272">
          <w:rPr>
            <w:lang w:val="en-HK"/>
          </w:rPr>
          <w:delText>. (4)</w:delText>
        </w:r>
      </w:del>
      <w:r w:rsidR="00FF79CE">
        <w:rPr>
          <w:lang w:val="en-HK"/>
        </w:rPr>
        <w:t xml:space="preserve">This shift has exposed a critical communication gap between medical professionals and patients. </w:t>
      </w:r>
      <w:r w:rsidR="00620E41">
        <w:rPr>
          <w:lang w:val="en-HK"/>
        </w:rPr>
        <w:t xml:space="preserve">To most patients, </w:t>
      </w:r>
      <w:r w:rsidR="007B588A">
        <w:rPr>
          <w:lang w:val="en-HK"/>
        </w:rPr>
        <w:t>professional jargon and complex medical concepts are hard to read, let alone to interpret and understand. This often leads to patient frustration, anxiety and potential misinterpretation</w:t>
      </w:r>
      <w:ins w:id="396" w:author="Sin Yu Joanne Hui" w:date="2025-10-05T23:52:00Z" w16du:dateUtc="2025-10-05T15:52:00Z">
        <w:r w:rsidR="00477272">
          <w:rPr>
            <w:lang w:val="en-HK"/>
          </w:rPr>
          <w:t xml:space="preserve"> (5).</w:t>
        </w:r>
      </w:ins>
      <w:del w:id="397" w:author="Sin Yu Joanne Hui" w:date="2025-10-05T23:52:00Z" w16du:dateUtc="2025-10-05T15:52:00Z">
        <w:r w:rsidR="00090A82" w:rsidDel="00477272">
          <w:rPr>
            <w:lang w:val="en-HK"/>
          </w:rPr>
          <w:delText>. (</w:delText>
        </w:r>
        <w:r w:rsidR="00FF79CE" w:rsidDel="00477272">
          <w:rPr>
            <w:lang w:val="en-HK"/>
          </w:rPr>
          <w:delText>5</w:delText>
        </w:r>
        <w:r w:rsidR="00090A82" w:rsidDel="00477272">
          <w:rPr>
            <w:lang w:val="en-HK"/>
          </w:rPr>
          <w:delText>)</w:delText>
        </w:r>
      </w:del>
      <w:r w:rsidR="00090A82">
        <w:rPr>
          <w:lang w:val="en-HK"/>
        </w:rPr>
        <w:t xml:space="preserve"> </w:t>
      </w:r>
      <w:r w:rsidR="007B588A">
        <w:rPr>
          <w:lang w:val="en-HK"/>
        </w:rPr>
        <w:t xml:space="preserve">Some </w:t>
      </w:r>
      <w:del w:id="398" w:author="William Cho" w:date="2025-10-04T13:23:00Z" w16du:dateUtc="2025-10-04T05:23:00Z">
        <w:r w:rsidR="007B588A" w:rsidDel="002D39F4">
          <w:rPr>
            <w:lang w:val="en-HK"/>
          </w:rPr>
          <w:delText>evidence</w:delText>
        </w:r>
      </w:del>
      <w:ins w:id="399" w:author="William Cho" w:date="2025-10-04T13:23:00Z" w16du:dateUtc="2025-10-04T05:23:00Z">
        <w:r w:rsidR="002D39F4">
          <w:rPr>
            <w:lang w:val="en-HK"/>
          </w:rPr>
          <w:t>evidences</w:t>
        </w:r>
      </w:ins>
      <w:r w:rsidR="007B588A">
        <w:rPr>
          <w:lang w:val="en-HK"/>
        </w:rPr>
        <w:t xml:space="preserve"> have shown that translating radiology reports into lay language significantly improves patient comprehension, engagement and satisfaction</w:t>
      </w:r>
      <w:ins w:id="400" w:author="Sin Yu Joanne Hui" w:date="2025-10-05T23:53:00Z" w16du:dateUtc="2025-10-05T15:53:00Z">
        <w:r w:rsidR="00477272">
          <w:rPr>
            <w:lang w:val="en-HK"/>
          </w:rPr>
          <w:t xml:space="preserve"> (6).</w:t>
        </w:r>
      </w:ins>
      <w:del w:id="401" w:author="Sin Yu Joanne Hui" w:date="2025-10-05T23:53:00Z" w16du:dateUtc="2025-10-05T15:53:00Z">
        <w:r w:rsidR="004C628C" w:rsidDel="00477272">
          <w:rPr>
            <w:lang w:val="en-HK"/>
          </w:rPr>
          <w:delText xml:space="preserve">. </w:delText>
        </w:r>
        <w:r w:rsidR="007B588A" w:rsidDel="00477272">
          <w:rPr>
            <w:lang w:val="en-HK"/>
          </w:rPr>
          <w:delText>(6)</w:delText>
        </w:r>
      </w:del>
    </w:p>
    <w:p w14:paraId="4AFCBCDA" w14:textId="77777777" w:rsidR="004C628C" w:rsidRDefault="004C628C" w:rsidP="00277EC4">
      <w:pPr>
        <w:rPr>
          <w:lang w:val="en-HK"/>
        </w:rPr>
      </w:pPr>
    </w:p>
    <w:p w14:paraId="6396F3C7" w14:textId="54E72805" w:rsidR="007B588A" w:rsidRDefault="004933B6" w:rsidP="00277EC4">
      <w:pPr>
        <w:rPr>
          <w:lang w:val="en-HK"/>
        </w:rPr>
      </w:pPr>
      <w:r>
        <w:rPr>
          <w:lang w:val="en-HK"/>
        </w:rPr>
        <w:t>Prior solutions to improve readability of radiology reports for patients requires radiologists writing additional lay summaries. Although it has greatly improved patient engagement and satisfaction, this method is unsustainable</w:t>
      </w:r>
      <w:r w:rsidR="007B588A">
        <w:rPr>
          <w:lang w:val="en-HK"/>
        </w:rPr>
        <w:t xml:space="preserve"> at scale due to the added time burden on clinicians</w:t>
      </w:r>
      <w:ins w:id="402" w:author="Sin Yu Joanne Hui" w:date="2025-10-06T00:02:00Z" w16du:dateUtc="2025-10-05T16:02:00Z">
        <w:r w:rsidR="00377418">
          <w:rPr>
            <w:lang w:val="en-HK"/>
          </w:rPr>
          <w:t xml:space="preserve"> (7).</w:t>
        </w:r>
      </w:ins>
      <w:del w:id="403" w:author="Sin Yu Joanne Hui" w:date="2025-10-06T00:02:00Z" w16du:dateUtc="2025-10-05T16:02:00Z">
        <w:r w:rsidDel="00377418">
          <w:rPr>
            <w:lang w:val="en-HK"/>
          </w:rPr>
          <w:delText>. (</w:delText>
        </w:r>
        <w:r w:rsidR="00FF79CE" w:rsidDel="00377418">
          <w:rPr>
            <w:lang w:val="en-HK"/>
          </w:rPr>
          <w:delText>7</w:delText>
        </w:r>
        <w:r w:rsidDel="00377418">
          <w:rPr>
            <w:lang w:val="en-HK"/>
          </w:rPr>
          <w:delText>)</w:delText>
        </w:r>
      </w:del>
      <w:r>
        <w:rPr>
          <w:lang w:val="en-HK"/>
        </w:rPr>
        <w:t xml:space="preserve">  </w:t>
      </w:r>
      <w:r w:rsidR="007B588A">
        <w:rPr>
          <w:lang w:val="en-HK"/>
        </w:rPr>
        <w:t>Automated software solutions have emerged as a scalable alternative since they demonstrate high patient engagement without increasing the workload of radiologists</w:t>
      </w:r>
      <w:ins w:id="404" w:author="Sin Yu Joanne Hui" w:date="2025-10-06T00:02:00Z" w16du:dateUtc="2025-10-05T16:02:00Z">
        <w:r w:rsidR="00377418">
          <w:rPr>
            <w:lang w:val="en-HK"/>
          </w:rPr>
          <w:t xml:space="preserve"> (8).</w:t>
        </w:r>
      </w:ins>
      <w:del w:id="405" w:author="Sin Yu Joanne Hui" w:date="2025-10-06T00:02:00Z" w16du:dateUtc="2025-10-05T16:02:00Z">
        <w:r w:rsidR="007B588A" w:rsidDel="00377418">
          <w:rPr>
            <w:lang w:val="en-HK"/>
          </w:rPr>
          <w:delText>.</w:delText>
        </w:r>
        <w:r w:rsidDel="00377418">
          <w:rPr>
            <w:lang w:val="en-HK"/>
          </w:rPr>
          <w:delText xml:space="preserve"> (</w:delText>
        </w:r>
        <w:r w:rsidR="00FF79CE" w:rsidDel="00377418">
          <w:rPr>
            <w:lang w:val="en-HK"/>
          </w:rPr>
          <w:delText>8</w:delText>
        </w:r>
        <w:r w:rsidDel="00377418">
          <w:rPr>
            <w:lang w:val="en-HK"/>
          </w:rPr>
          <w:delText xml:space="preserve">) </w:delText>
        </w:r>
      </w:del>
      <w:r w:rsidR="007B588A">
        <w:rPr>
          <w:lang w:val="en-HK"/>
        </w:rPr>
        <w:t>More recently, generative AI and LLMs have offered a promising potential in scalability and efficiency for this task.</w:t>
      </w:r>
    </w:p>
    <w:p w14:paraId="75351DFE" w14:textId="77777777" w:rsidR="007B588A" w:rsidRDefault="007B588A" w:rsidP="00277EC4">
      <w:pPr>
        <w:rPr>
          <w:lang w:val="en-HK"/>
        </w:rPr>
      </w:pPr>
    </w:p>
    <w:p w14:paraId="79E13D4C" w14:textId="031A28AA" w:rsidR="004C628C" w:rsidRDefault="004933B6" w:rsidP="00277EC4">
      <w:pPr>
        <w:rPr>
          <w:lang w:val="en-HK"/>
        </w:rPr>
      </w:pPr>
      <w:r>
        <w:rPr>
          <w:lang w:val="en-HK"/>
        </w:rPr>
        <w:t xml:space="preserve">However, </w:t>
      </w:r>
      <w:r w:rsidR="007B588A">
        <w:rPr>
          <w:lang w:val="en-HK"/>
        </w:rPr>
        <w:t xml:space="preserve">current applications of generative AI often employ a </w:t>
      </w:r>
      <w:r>
        <w:rPr>
          <w:lang w:val="en-HK"/>
        </w:rPr>
        <w:t xml:space="preserve">“one-size-fits-all” </w:t>
      </w:r>
      <w:r w:rsidR="007B588A">
        <w:rPr>
          <w:lang w:val="en-HK"/>
        </w:rPr>
        <w:t xml:space="preserve">generic </w:t>
      </w:r>
      <w:r>
        <w:rPr>
          <w:lang w:val="en-HK"/>
        </w:rPr>
        <w:t xml:space="preserve">approach </w:t>
      </w:r>
      <w:r w:rsidR="007B588A">
        <w:rPr>
          <w:lang w:val="en-HK"/>
        </w:rPr>
        <w:t>which</w:t>
      </w:r>
      <w:r>
        <w:rPr>
          <w:lang w:val="en-HK"/>
        </w:rPr>
        <w:t xml:space="preserve"> </w:t>
      </w:r>
      <w:r w:rsidR="007B588A">
        <w:rPr>
          <w:lang w:val="en-HK"/>
        </w:rPr>
        <w:t>creates</w:t>
      </w:r>
      <w:r>
        <w:rPr>
          <w:lang w:val="en-HK"/>
        </w:rPr>
        <w:t xml:space="preserve"> contextualisation and personalisation gaps</w:t>
      </w:r>
      <w:r w:rsidR="007B588A">
        <w:rPr>
          <w:lang w:val="en-HK"/>
        </w:rPr>
        <w:t>.</w:t>
      </w:r>
      <w:r>
        <w:rPr>
          <w:lang w:val="en-HK"/>
        </w:rPr>
        <w:t xml:space="preserve"> </w:t>
      </w:r>
      <w:r w:rsidR="007B588A">
        <w:rPr>
          <w:lang w:val="en-HK"/>
        </w:rPr>
        <w:t>The models often fail to acknowledge</w:t>
      </w:r>
      <w:r>
        <w:rPr>
          <w:lang w:val="en-HK"/>
        </w:rPr>
        <w:t xml:space="preserve"> </w:t>
      </w:r>
      <w:r w:rsidRPr="004933B6">
        <w:rPr>
          <w:lang w:val="en-HK"/>
        </w:rPr>
        <w:t>differences in health literacy, cultural background, prior medical experience, and clinical history</w:t>
      </w:r>
      <w:ins w:id="406" w:author="Sin Yu Joanne Hui" w:date="2025-10-06T00:02:00Z" w16du:dateUtc="2025-10-05T16:02:00Z">
        <w:r w:rsidR="00377418">
          <w:rPr>
            <w:lang w:val="en-HK"/>
          </w:rPr>
          <w:t xml:space="preserve"> (9). </w:t>
        </w:r>
      </w:ins>
      <w:del w:id="407" w:author="Sin Yu Joanne Hui" w:date="2025-10-06T00:02:00Z" w16du:dateUtc="2025-10-05T16:02:00Z">
        <w:r w:rsidDel="00377418">
          <w:rPr>
            <w:lang w:val="en-HK"/>
          </w:rPr>
          <w:delText>. (</w:delText>
        </w:r>
        <w:r w:rsidR="00FF79CE" w:rsidDel="00377418">
          <w:rPr>
            <w:lang w:val="en-HK"/>
          </w:rPr>
          <w:delText>9</w:delText>
        </w:r>
        <w:r w:rsidDel="00377418">
          <w:rPr>
            <w:lang w:val="en-HK"/>
          </w:rPr>
          <w:delText>)</w:delText>
        </w:r>
        <w:r w:rsidR="001D462C" w:rsidDel="00377418">
          <w:rPr>
            <w:lang w:val="en-HK"/>
          </w:rPr>
          <w:delText xml:space="preserve"> </w:delText>
        </w:r>
      </w:del>
      <w:r w:rsidR="007B588A">
        <w:rPr>
          <w:lang w:val="en-HK"/>
        </w:rPr>
        <w:t>T</w:t>
      </w:r>
      <w:r w:rsidR="007B588A" w:rsidRPr="007B588A">
        <w:rPr>
          <w:lang w:val="en-HK"/>
        </w:rPr>
        <w:t xml:space="preserve">his issue is exacerbated in multilingual societies like Hong Kong, where the challenge involves not only simplifying technical jargon but also accurately translating and culturally adapting content. </w:t>
      </w:r>
      <w:r w:rsidR="007B588A">
        <w:rPr>
          <w:lang w:val="en-HK"/>
        </w:rPr>
        <w:t>The effectiveness of bridging</w:t>
      </w:r>
      <w:r w:rsidR="007B588A" w:rsidRPr="007B588A">
        <w:rPr>
          <w:lang w:val="en-HK"/>
        </w:rPr>
        <w:t xml:space="preserve"> this linguistic and cultural divide remains a formidable obstacle for generating patient-centr</w:t>
      </w:r>
      <w:r w:rsidR="007B588A">
        <w:rPr>
          <w:lang w:val="en-HK"/>
        </w:rPr>
        <w:t>ed</w:t>
      </w:r>
      <w:r w:rsidR="007B588A" w:rsidRPr="007B588A">
        <w:rPr>
          <w:lang w:val="en-HK"/>
        </w:rPr>
        <w:t xml:space="preserve"> reports</w:t>
      </w:r>
      <w:ins w:id="408" w:author="Sin Yu Joanne Hui" w:date="2025-10-06T00:02:00Z" w16du:dateUtc="2025-10-05T16:02:00Z">
        <w:r w:rsidR="00377418">
          <w:rPr>
            <w:lang w:val="en-HK"/>
          </w:rPr>
          <w:t xml:space="preserve"> (10).</w:t>
        </w:r>
      </w:ins>
      <w:del w:id="409" w:author="Sin Yu Joanne Hui" w:date="2025-10-06T00:02:00Z" w16du:dateUtc="2025-10-05T16:02:00Z">
        <w:r w:rsidR="007B588A" w:rsidDel="00377418">
          <w:rPr>
            <w:lang w:val="en-HK"/>
          </w:rPr>
          <w:delText>.</w:delText>
        </w:r>
        <w:r w:rsidR="00196741" w:rsidDel="00377418">
          <w:rPr>
            <w:lang w:val="en-HK"/>
          </w:rPr>
          <w:delText xml:space="preserve"> </w:delText>
        </w:r>
        <w:r w:rsidR="00E11D91" w:rsidDel="00377418">
          <w:rPr>
            <w:lang w:val="en-HK"/>
          </w:rPr>
          <w:delText>(</w:delText>
        </w:r>
        <w:r w:rsidR="00FF79CE" w:rsidDel="00377418">
          <w:rPr>
            <w:lang w:val="en-HK"/>
          </w:rPr>
          <w:delText>10</w:delText>
        </w:r>
        <w:r w:rsidR="00E11D91" w:rsidDel="00377418">
          <w:rPr>
            <w:lang w:val="en-HK"/>
          </w:rPr>
          <w:delText>)</w:delText>
        </w:r>
      </w:del>
    </w:p>
    <w:p w14:paraId="10F3C868" w14:textId="77777777" w:rsidR="00B65554" w:rsidRDefault="00B65554" w:rsidP="00277EC4">
      <w:pPr>
        <w:rPr>
          <w:lang w:val="en-HK"/>
        </w:rPr>
      </w:pPr>
    </w:p>
    <w:p w14:paraId="63CCA592" w14:textId="45FB46E7" w:rsidR="009D1E0E" w:rsidRDefault="0000606F" w:rsidP="00277EC4">
      <w:pPr>
        <w:rPr>
          <w:lang w:val="en-HK"/>
        </w:rPr>
      </w:pPr>
      <w:r w:rsidRPr="0000606F">
        <w:rPr>
          <w:lang w:val="en-US"/>
        </w:rPr>
        <w:t xml:space="preserve">Consequently, </w:t>
      </w:r>
      <w:r>
        <w:rPr>
          <w:lang w:val="en-US"/>
        </w:rPr>
        <w:t xml:space="preserve">a </w:t>
      </w:r>
      <w:r w:rsidRPr="0000606F">
        <w:rPr>
          <w:lang w:val="en-US"/>
        </w:rPr>
        <w:t xml:space="preserve">trust deficit among radiologists regarding the autonomous use of AI for this task. Concerns over AI hallucinations, the probabilistic nature of LLM outputs, and the potential impact on patient safety make radiologists reluctant to adopt AI without human oversight </w:t>
      </w:r>
      <w:r>
        <w:rPr>
          <w:lang w:val="en-US"/>
        </w:rPr>
        <w:t>(11)</w:t>
      </w:r>
      <w:r w:rsidRPr="0000606F">
        <w:rPr>
          <w:lang w:val="en-US"/>
        </w:rPr>
        <w:t>. Therefore, a critical barrier to real-world implementation is bridging the gap between algorithmic performance and a clinically safe, validated, and integrated system.</w:t>
      </w:r>
    </w:p>
    <w:p w14:paraId="27FC97B0" w14:textId="77777777" w:rsidR="009D1E0E" w:rsidRDefault="009D1E0E" w:rsidP="00277EC4">
      <w:pPr>
        <w:rPr>
          <w:lang w:val="en-HK"/>
        </w:rPr>
      </w:pPr>
    </w:p>
    <w:p w14:paraId="5004FDA2" w14:textId="77777777" w:rsidR="009D1E0E" w:rsidRDefault="009D1E0E" w:rsidP="00277EC4">
      <w:pPr>
        <w:rPr>
          <w:lang w:val="en-HK"/>
        </w:rPr>
      </w:pPr>
    </w:p>
    <w:p w14:paraId="435C1757" w14:textId="77777777" w:rsidR="009D1E0E" w:rsidRDefault="009D1E0E" w:rsidP="00277EC4">
      <w:pPr>
        <w:rPr>
          <w:lang w:val="en-HK"/>
        </w:rPr>
      </w:pPr>
    </w:p>
    <w:p w14:paraId="2C4B1860" w14:textId="77777777" w:rsidR="009D1E0E" w:rsidRPr="00277EC4" w:rsidRDefault="009D1E0E" w:rsidP="00277EC4">
      <w:pPr>
        <w:rPr>
          <w:lang w:val="en-HK"/>
        </w:rPr>
      </w:pPr>
    </w:p>
    <w:p w14:paraId="4619D8A3" w14:textId="47E17E3C" w:rsidR="00D75B7E" w:rsidRPr="005D1B03" w:rsidDel="008A51F3" w:rsidRDefault="0DA5B515" w:rsidP="005D1B03">
      <w:pPr>
        <w:pStyle w:val="Heading2"/>
        <w:rPr>
          <w:del w:id="410" w:author="Keith Wan Hang Chiu" w:date="2025-10-04T21:59:00Z" w16du:dateUtc="2025-10-04T13:59:00Z"/>
        </w:rPr>
      </w:pPr>
      <w:bookmarkStart w:id="411" w:name="_Toc163737024"/>
      <w:bookmarkStart w:id="412" w:name="_Toc163737174"/>
      <w:bookmarkStart w:id="413" w:name="_Toc163737518"/>
      <w:commentRangeStart w:id="414"/>
      <w:del w:id="415" w:author="Keith Wan Hang Chiu" w:date="2025-10-04T21:59:00Z" w16du:dateUtc="2025-10-04T13:59:00Z">
        <w:r w:rsidDel="008A51F3">
          <w:delText>2.2. Background of the Study Article</w:delText>
        </w:r>
        <w:bookmarkEnd w:id="411"/>
        <w:bookmarkEnd w:id="412"/>
        <w:bookmarkEnd w:id="413"/>
      </w:del>
    </w:p>
    <w:p w14:paraId="4C86EF35" w14:textId="1E4F0B51" w:rsidR="00BA70AC" w:rsidRPr="00F23181" w:rsidDel="008A51F3" w:rsidRDefault="00BA70AC" w:rsidP="00BA70AC">
      <w:pPr>
        <w:suppressAutoHyphens/>
        <w:spacing w:line="276" w:lineRule="auto"/>
        <w:ind w:right="146"/>
        <w:jc w:val="both"/>
        <w:rPr>
          <w:del w:id="416" w:author="Keith Wan Hang Chiu" w:date="2025-10-04T21:59:00Z" w16du:dateUtc="2025-10-04T13:59:00Z"/>
          <w:rFonts w:ascii="Batang" w:eastAsia="Batang" w:hAnsi="Batang" w:cs="Batang"/>
          <w:color w:val="000000" w:themeColor="text1"/>
          <w:lang w:val="en-US" w:eastAsia="ko-KR"/>
        </w:rPr>
      </w:pPr>
      <w:del w:id="417" w:author="Keith Wan Hang Chiu" w:date="2025-10-04T21:59:00Z" w16du:dateUtc="2025-10-04T13:59:00Z">
        <w:r w:rsidDel="008A51F3">
          <w:rPr>
            <w:color w:val="000000" w:themeColor="text1"/>
          </w:rPr>
          <w:delText>Radiology reports from all major modalities (</w:delText>
        </w:r>
        <w:r w:rsidRPr="009F63A6" w:rsidDel="008A51F3">
          <w:delText>e.g. X-ray, USG, CT and MRI)</w:delText>
        </w:r>
        <w:r w:rsidDel="008A51F3">
          <w:rPr>
            <w:color w:val="000000" w:themeColor="text1"/>
          </w:rPr>
          <w:delText xml:space="preserve"> will be collected at Queen Elizabeth Hospital (QEH) </w:delText>
        </w:r>
        <w:r w:rsidRPr="009F63A6" w:rsidDel="008A51F3">
          <w:delText xml:space="preserve">and accompanied </w:delText>
        </w:r>
        <w:r w:rsidDel="008A51F3">
          <w:delText>E</w:delText>
        </w:r>
        <w:r w:rsidRPr="009F63A6" w:rsidDel="008A51F3">
          <w:delText>HR data (structured and unstructured) will be retrospectively collected.</w:delText>
        </w:r>
        <w:commentRangeEnd w:id="414"/>
        <w:r w:rsidR="00A232C9" w:rsidDel="008A51F3">
          <w:rPr>
            <w:rStyle w:val="CommentReference"/>
          </w:rPr>
          <w:commentReference w:id="414"/>
        </w:r>
      </w:del>
    </w:p>
    <w:p w14:paraId="19C81227" w14:textId="77777777" w:rsidR="009E3412" w:rsidRPr="00BA70AC" w:rsidRDefault="009E3412" w:rsidP="00BA70AC">
      <w:pPr>
        <w:spacing w:line="276" w:lineRule="auto"/>
        <w:jc w:val="both"/>
        <w:rPr>
          <w:rFonts w:eastAsia="PMingLiU"/>
          <w:color w:val="000000"/>
          <w:lang w:val="en-US" w:eastAsia="zh-TW"/>
        </w:rPr>
      </w:pPr>
    </w:p>
    <w:p w14:paraId="2B6D2501" w14:textId="235B2895" w:rsidR="009E3412" w:rsidRPr="00061762" w:rsidDel="0046155C" w:rsidRDefault="009E3412" w:rsidP="001E08C2">
      <w:pPr>
        <w:spacing w:line="276" w:lineRule="auto"/>
        <w:ind w:firstLine="360"/>
        <w:jc w:val="both"/>
        <w:rPr>
          <w:del w:id="418" w:author="Keith Wan Hang Chiu" w:date="2025-10-04T20:47:00Z" w16du:dateUtc="2025-10-04T12:47:00Z"/>
          <w:rFonts w:eastAsia="PMingLiU"/>
          <w:color w:val="000000"/>
          <w:lang w:eastAsia="zh-TW"/>
        </w:rPr>
      </w:pPr>
    </w:p>
    <w:p w14:paraId="1531721B" w14:textId="23FB503F" w:rsidR="009E3412" w:rsidRPr="00061762" w:rsidDel="0046155C" w:rsidRDefault="009E3412" w:rsidP="001E08C2">
      <w:pPr>
        <w:spacing w:line="276" w:lineRule="auto"/>
        <w:ind w:left="720"/>
        <w:jc w:val="both"/>
        <w:rPr>
          <w:del w:id="419" w:author="Keith Wan Hang Chiu" w:date="2025-10-04T20:47:00Z" w16du:dateUtc="2025-10-04T12:47:00Z"/>
          <w:rFonts w:eastAsia="PMingLiU"/>
          <w:b/>
          <w:bCs/>
          <w:color w:val="000000"/>
          <w:lang w:eastAsia="zh-TW"/>
        </w:rPr>
      </w:pPr>
    </w:p>
    <w:p w14:paraId="24F32803" w14:textId="365160FC" w:rsidR="009E3412" w:rsidRPr="00061762" w:rsidDel="0046155C" w:rsidRDefault="009E3412" w:rsidP="001E08C2">
      <w:pPr>
        <w:spacing w:line="276" w:lineRule="auto"/>
        <w:ind w:left="720"/>
        <w:jc w:val="both"/>
        <w:rPr>
          <w:del w:id="420" w:author="Keith Wan Hang Chiu" w:date="2025-10-04T20:47:00Z" w16du:dateUtc="2025-10-04T12:47:00Z"/>
          <w:rFonts w:eastAsia="PMingLiU"/>
          <w:color w:val="000000"/>
          <w:lang w:eastAsia="zh-TW"/>
        </w:rPr>
      </w:pPr>
    </w:p>
    <w:p w14:paraId="1F52C964" w14:textId="0FCB6EF5" w:rsidR="00A53229" w:rsidRPr="00061762" w:rsidDel="0046155C" w:rsidRDefault="00A53229" w:rsidP="001E08C2">
      <w:pPr>
        <w:spacing w:line="276" w:lineRule="auto"/>
        <w:jc w:val="both"/>
        <w:rPr>
          <w:del w:id="421" w:author="Keith Wan Hang Chiu" w:date="2025-10-04T20:47:00Z" w16du:dateUtc="2025-10-04T12:47:00Z"/>
          <w:rFonts w:eastAsia="PMingLiU"/>
          <w:color w:val="000000"/>
          <w:lang w:eastAsia="zh-TW"/>
        </w:rPr>
      </w:pPr>
    </w:p>
    <w:p w14:paraId="6E9E582D" w14:textId="76F3B3B9" w:rsidR="00B93B0A" w:rsidRPr="00061762" w:rsidDel="0046155C" w:rsidRDefault="00B93B0A" w:rsidP="001E08C2">
      <w:pPr>
        <w:spacing w:line="276" w:lineRule="auto"/>
        <w:jc w:val="both"/>
        <w:rPr>
          <w:del w:id="422" w:author="Keith Wan Hang Chiu" w:date="2025-10-04T20:47:00Z" w16du:dateUtc="2025-10-04T12:47:00Z"/>
          <w:color w:val="000000"/>
        </w:rPr>
      </w:pPr>
    </w:p>
    <w:p w14:paraId="4BA99DC0" w14:textId="6F93933A" w:rsidR="007D756D" w:rsidRPr="00061762" w:rsidRDefault="0DA5B515" w:rsidP="005D1B03">
      <w:pPr>
        <w:pStyle w:val="Heading1"/>
      </w:pPr>
      <w:bookmarkStart w:id="423" w:name="_Toc163737027"/>
      <w:bookmarkStart w:id="424" w:name="_Toc163737177"/>
      <w:bookmarkStart w:id="425" w:name="_Toc163737521"/>
      <w:bookmarkStart w:id="426" w:name="_Toc210600467"/>
      <w:r>
        <w:t>3. STUDY HYPOTHESIS AND OBJECTIVES</w:t>
      </w:r>
      <w:bookmarkEnd w:id="423"/>
      <w:bookmarkEnd w:id="424"/>
      <w:bookmarkEnd w:id="425"/>
      <w:bookmarkEnd w:id="426"/>
    </w:p>
    <w:p w14:paraId="45159BB4" w14:textId="77777777" w:rsidR="001E721D" w:rsidRPr="00061762" w:rsidRDefault="001E721D" w:rsidP="001E08C2">
      <w:pPr>
        <w:spacing w:line="276" w:lineRule="auto"/>
        <w:rPr>
          <w:b/>
          <w:color w:val="000000"/>
        </w:rPr>
      </w:pPr>
    </w:p>
    <w:p w14:paraId="690310C5" w14:textId="77777777" w:rsidR="0098568A" w:rsidRPr="00061762" w:rsidRDefault="0DA5B515" w:rsidP="005D1B03">
      <w:pPr>
        <w:pStyle w:val="Heading2"/>
      </w:pPr>
      <w:bookmarkStart w:id="427" w:name="_Toc163737028"/>
      <w:bookmarkStart w:id="428" w:name="_Toc163737178"/>
      <w:bookmarkStart w:id="429" w:name="_Toc163737522"/>
      <w:bookmarkStart w:id="430" w:name="_Toc210600468"/>
      <w:r>
        <w:t>3.1. Study Hypothesis</w:t>
      </w:r>
      <w:bookmarkEnd w:id="427"/>
      <w:bookmarkEnd w:id="428"/>
      <w:bookmarkEnd w:id="429"/>
      <w:bookmarkEnd w:id="430"/>
    </w:p>
    <w:p w14:paraId="5CD870D1" w14:textId="1DF9247E" w:rsidR="006B79E0" w:rsidRDefault="00FB3A42" w:rsidP="001E08C2">
      <w:pPr>
        <w:spacing w:line="276" w:lineRule="auto"/>
        <w:jc w:val="both"/>
        <w:rPr>
          <w:color w:val="000000" w:themeColor="text1"/>
        </w:rPr>
      </w:pPr>
      <w:r w:rsidRPr="00FB3A42">
        <w:rPr>
          <w:color w:val="000000" w:themeColor="text1"/>
        </w:rPr>
        <w:t xml:space="preserve">Artificial Intelligence </w:t>
      </w:r>
      <w:proofErr w:type="gramStart"/>
      <w:r w:rsidRPr="00FB3A42">
        <w:rPr>
          <w:color w:val="000000" w:themeColor="text1"/>
        </w:rPr>
        <w:t>is able to</w:t>
      </w:r>
      <w:proofErr w:type="gramEnd"/>
      <w:r w:rsidRPr="00FB3A42">
        <w:rPr>
          <w:color w:val="000000" w:themeColor="text1"/>
        </w:rPr>
        <w:t xml:space="preserve"> provide a more personalised patient-centred communication </w:t>
      </w:r>
      <w:del w:id="431" w:author="William Cho" w:date="2025-10-04T13:25:00Z" w16du:dateUtc="2025-10-04T05:25:00Z">
        <w:r w:rsidRPr="00FB3A42" w:rsidDel="002D39F4">
          <w:rPr>
            <w:color w:val="000000" w:themeColor="text1"/>
          </w:rPr>
          <w:delText xml:space="preserve">system </w:delText>
        </w:r>
      </w:del>
      <w:r w:rsidRPr="00FB3A42">
        <w:rPr>
          <w:color w:val="000000" w:themeColor="text1"/>
        </w:rPr>
        <w:t>for interpretation of radiology findings</w:t>
      </w:r>
      <w:r>
        <w:rPr>
          <w:color w:val="000000" w:themeColor="text1"/>
        </w:rPr>
        <w:t>.</w:t>
      </w:r>
    </w:p>
    <w:p w14:paraId="58D0823A" w14:textId="77777777" w:rsidR="00FB3A42" w:rsidRPr="00897A84" w:rsidRDefault="00FB3A42" w:rsidP="001E08C2">
      <w:pPr>
        <w:spacing w:line="276" w:lineRule="auto"/>
        <w:jc w:val="both"/>
        <w:rPr>
          <w:bCs/>
          <w:color w:val="000000"/>
        </w:rPr>
      </w:pPr>
    </w:p>
    <w:p w14:paraId="5026FF82" w14:textId="77777777" w:rsidR="0044080E" w:rsidRPr="00061762" w:rsidRDefault="0DA5B515" w:rsidP="005D1B03">
      <w:pPr>
        <w:pStyle w:val="Heading2"/>
      </w:pPr>
      <w:bookmarkStart w:id="432" w:name="_Toc163737029"/>
      <w:bookmarkStart w:id="433" w:name="_Toc163737179"/>
      <w:bookmarkStart w:id="434" w:name="_Toc163737523"/>
      <w:bookmarkStart w:id="435" w:name="_Toc210600469"/>
      <w:r>
        <w:t>3.2. Primary Objectives</w:t>
      </w:r>
      <w:bookmarkEnd w:id="432"/>
      <w:bookmarkEnd w:id="433"/>
      <w:bookmarkEnd w:id="434"/>
      <w:bookmarkEnd w:id="435"/>
    </w:p>
    <w:p w14:paraId="252D4287" w14:textId="77777777" w:rsidR="002602A2" w:rsidRDefault="00FB3A42" w:rsidP="00FB3A42">
      <w:pPr>
        <w:suppressAutoHyphens/>
        <w:spacing w:line="276" w:lineRule="auto"/>
        <w:ind w:right="146"/>
        <w:jc w:val="both"/>
        <w:rPr>
          <w:ins w:id="436" w:author="Keith Wan Hang Chiu" w:date="2025-10-04T23:09:00Z" w16du:dateUtc="2025-10-04T15:09:00Z"/>
          <w:color w:val="000000" w:themeColor="text1"/>
        </w:rPr>
      </w:pPr>
      <w:r>
        <w:rPr>
          <w:color w:val="000000" w:themeColor="text1"/>
        </w:rPr>
        <w:t>To build a validated AI algorithm that generates personalised radiology reports</w:t>
      </w:r>
      <w:ins w:id="437" w:author="Keith Wan Hang Chiu" w:date="2025-10-04T23:09:00Z" w16du:dateUtc="2025-10-04T15:09:00Z">
        <w:r w:rsidR="002602A2">
          <w:rPr>
            <w:color w:val="000000" w:themeColor="text1"/>
          </w:rPr>
          <w:t>:</w:t>
        </w:r>
      </w:ins>
    </w:p>
    <w:p w14:paraId="0FF33D21" w14:textId="77777777" w:rsidR="002602A2" w:rsidRPr="00200387" w:rsidRDefault="002602A2" w:rsidP="002602A2">
      <w:pPr>
        <w:pStyle w:val="ListParagraph"/>
        <w:numPr>
          <w:ilvl w:val="0"/>
          <w:numId w:val="75"/>
        </w:numPr>
        <w:suppressAutoHyphens/>
        <w:spacing w:line="276" w:lineRule="auto"/>
        <w:ind w:right="146"/>
        <w:jc w:val="both"/>
        <w:rPr>
          <w:ins w:id="438" w:author="Keith Wan Hang Chiu" w:date="2025-10-04T23:09:00Z" w16du:dateUtc="2025-10-04T15:09:00Z"/>
          <w:bCs/>
          <w:color w:val="000000"/>
          <w:lang w:val="en-US"/>
        </w:rPr>
      </w:pPr>
      <w:ins w:id="439" w:author="Keith Wan Hang Chiu" w:date="2025-10-04T23:09:00Z" w16du:dateUtc="2025-10-04T15:09:00Z">
        <w:r>
          <w:rPr>
            <w:bCs/>
            <w:color w:val="000000"/>
            <w:lang w:val="en-US"/>
          </w:rPr>
          <w:t>Conveys accurate medical information</w:t>
        </w:r>
      </w:ins>
    </w:p>
    <w:p w14:paraId="017CC34E" w14:textId="77777777" w:rsidR="002602A2" w:rsidRPr="00200387" w:rsidRDefault="002602A2" w:rsidP="002602A2">
      <w:pPr>
        <w:pStyle w:val="ListParagraph"/>
        <w:numPr>
          <w:ilvl w:val="0"/>
          <w:numId w:val="75"/>
        </w:numPr>
        <w:suppressAutoHyphens/>
        <w:spacing w:line="276" w:lineRule="auto"/>
        <w:ind w:right="146"/>
        <w:jc w:val="both"/>
        <w:rPr>
          <w:ins w:id="440" w:author="Keith Wan Hang Chiu" w:date="2025-10-04T23:09:00Z" w16du:dateUtc="2025-10-04T15:09:00Z"/>
          <w:bCs/>
          <w:color w:val="000000"/>
          <w:lang w:val="en-US"/>
        </w:rPr>
      </w:pPr>
      <w:ins w:id="441" w:author="Keith Wan Hang Chiu" w:date="2025-10-04T23:09:00Z" w16du:dateUtc="2025-10-04T15:09:00Z">
        <w:r w:rsidRPr="002602A2">
          <w:rPr>
            <w:bCs/>
            <w:color w:val="000000" w:themeColor="text1"/>
          </w:rPr>
          <w:t>I</w:t>
        </w:r>
        <w:r w:rsidRPr="00200387">
          <w:rPr>
            <w:bCs/>
            <w:color w:val="000000" w:themeColor="text1"/>
          </w:rPr>
          <w:t xml:space="preserve">n the language that is preferred by the patient </w:t>
        </w:r>
      </w:ins>
    </w:p>
    <w:p w14:paraId="20464512" w14:textId="639851F8" w:rsidR="002602A2" w:rsidRPr="002602A2" w:rsidRDefault="002602A2">
      <w:pPr>
        <w:pStyle w:val="ListParagraph"/>
        <w:numPr>
          <w:ilvl w:val="0"/>
          <w:numId w:val="75"/>
        </w:numPr>
        <w:suppressAutoHyphens/>
        <w:spacing w:line="276" w:lineRule="auto"/>
        <w:ind w:right="146"/>
        <w:jc w:val="both"/>
        <w:rPr>
          <w:ins w:id="442" w:author="Keith Wan Hang Chiu" w:date="2025-10-04T23:09:00Z" w16du:dateUtc="2025-10-04T15:09:00Z"/>
          <w:color w:val="000000" w:themeColor="text1"/>
          <w:rPrChange w:id="443" w:author="Keith Wan Hang Chiu" w:date="2025-10-04T23:09:00Z" w16du:dateUtc="2025-10-04T15:09:00Z">
            <w:rPr>
              <w:ins w:id="444" w:author="Keith Wan Hang Chiu" w:date="2025-10-04T23:09:00Z" w16du:dateUtc="2025-10-04T15:09:00Z"/>
            </w:rPr>
          </w:rPrChange>
        </w:rPr>
        <w:pPrChange w:id="445" w:author="Keith Wan Hang Chiu" w:date="2025-10-04T23:09:00Z" w16du:dateUtc="2025-10-04T15:09:00Z">
          <w:pPr>
            <w:suppressAutoHyphens/>
            <w:spacing w:line="276" w:lineRule="auto"/>
            <w:ind w:right="146"/>
            <w:jc w:val="both"/>
          </w:pPr>
        </w:pPrChange>
      </w:pPr>
      <w:ins w:id="446" w:author="Keith Wan Hang Chiu" w:date="2025-10-04T23:09:00Z" w16du:dateUtc="2025-10-04T15:09:00Z">
        <w:r w:rsidRPr="002602A2">
          <w:rPr>
            <w:bCs/>
            <w:color w:val="000000" w:themeColor="text1"/>
            <w:lang w:val="en-US"/>
            <w:rPrChange w:id="447" w:author="Keith Wan Hang Chiu" w:date="2025-10-04T23:09:00Z" w16du:dateUtc="2025-10-04T15:09:00Z">
              <w:rPr/>
            </w:rPrChange>
          </w:rPr>
          <w:t>At the education and level suitable the patient’s education level, disease knowledge and self-management skills.</w:t>
        </w:r>
      </w:ins>
    </w:p>
    <w:p w14:paraId="796EFAE6" w14:textId="77777777" w:rsidR="002602A2" w:rsidRDefault="002602A2" w:rsidP="00FB3A42">
      <w:pPr>
        <w:suppressAutoHyphens/>
        <w:spacing w:line="276" w:lineRule="auto"/>
        <w:ind w:right="146"/>
        <w:jc w:val="both"/>
        <w:rPr>
          <w:ins w:id="448" w:author="Keith Wan Hang Chiu" w:date="2025-10-04T23:09:00Z" w16du:dateUtc="2025-10-04T15:09:00Z"/>
          <w:color w:val="000000" w:themeColor="text1"/>
        </w:rPr>
      </w:pPr>
    </w:p>
    <w:p w14:paraId="29149310" w14:textId="5CBD8CCE" w:rsidR="00FB3A42" w:rsidRPr="007E502B" w:rsidDel="002602A2" w:rsidRDefault="00FB3A42" w:rsidP="00FB3A42">
      <w:pPr>
        <w:suppressAutoHyphens/>
        <w:spacing w:line="276" w:lineRule="auto"/>
        <w:ind w:right="146"/>
        <w:jc w:val="both"/>
        <w:rPr>
          <w:del w:id="449" w:author="Keith Wan Hang Chiu" w:date="2025-10-04T23:09:00Z" w16du:dateUtc="2025-10-04T15:09:00Z"/>
          <w:b/>
          <w:color w:val="000000"/>
          <w:lang w:val="en-US"/>
        </w:rPr>
      </w:pPr>
      <w:del w:id="450" w:author="Keith Wan Hang Chiu" w:date="2025-10-04T23:09:00Z" w16du:dateUtc="2025-10-04T15:09:00Z">
        <w:r w:rsidDel="002602A2">
          <w:rPr>
            <w:color w:val="000000" w:themeColor="text1"/>
          </w:rPr>
          <w:delText xml:space="preserve"> in the </w:delText>
        </w:r>
      </w:del>
      <w:ins w:id="451" w:author="William Cho" w:date="2025-10-04T13:26:00Z" w16du:dateUtc="2025-10-04T05:26:00Z">
        <w:del w:id="452" w:author="Keith Wan Hang Chiu" w:date="2025-10-04T23:09:00Z" w16du:dateUtc="2025-10-04T15:09:00Z">
          <w:r w:rsidR="002D39F4" w:rsidDel="002602A2">
            <w:rPr>
              <w:color w:val="000000" w:themeColor="text1"/>
            </w:rPr>
            <w:delText xml:space="preserve">patient preferred </w:delText>
          </w:r>
        </w:del>
      </w:ins>
      <w:del w:id="453" w:author="Keith Wan Hang Chiu" w:date="2025-10-04T23:09:00Z" w16du:dateUtc="2025-10-04T15:09:00Z">
        <w:r w:rsidDel="002602A2">
          <w:rPr>
            <w:color w:val="000000" w:themeColor="text1"/>
          </w:rPr>
          <w:delText xml:space="preserve">language that is preferred by the patient that is demonstrably superior in patient </w:delText>
        </w:r>
        <w:r w:rsidDel="002602A2">
          <w:rPr>
            <w:color w:val="000000" w:themeColor="text1"/>
            <w:lang w:val="x-none"/>
          </w:rPr>
          <w:delText>com</w:delText>
        </w:r>
        <w:r w:rsidDel="002602A2">
          <w:rPr>
            <w:color w:val="000000" w:themeColor="text1"/>
            <w:lang w:val="en-US"/>
          </w:rPr>
          <w:delText>prehension and satisfaction compared to standard reports and non-personalised translations.</w:delText>
        </w:r>
      </w:del>
    </w:p>
    <w:p w14:paraId="3C6FF44C" w14:textId="7786CA94" w:rsidR="003A3497" w:rsidRPr="003D57C7" w:rsidDel="002602A2" w:rsidRDefault="003A3497" w:rsidP="001E08C2">
      <w:pPr>
        <w:spacing w:line="276" w:lineRule="auto"/>
        <w:jc w:val="both"/>
        <w:rPr>
          <w:del w:id="454" w:author="Keith Wan Hang Chiu" w:date="2025-10-04T23:09:00Z" w16du:dateUtc="2025-10-04T15:09:00Z"/>
          <w:bCs/>
          <w:color w:val="000000"/>
        </w:rPr>
      </w:pPr>
    </w:p>
    <w:p w14:paraId="2DFBD5EA" w14:textId="33222623" w:rsidR="0044080E" w:rsidRPr="00061762" w:rsidDel="002602A2" w:rsidRDefault="0DA5B515" w:rsidP="005D1B03">
      <w:pPr>
        <w:pStyle w:val="Heading2"/>
        <w:rPr>
          <w:del w:id="455" w:author="Keith Wan Hang Chiu" w:date="2025-10-04T23:09:00Z" w16du:dateUtc="2025-10-04T15:09:00Z"/>
        </w:rPr>
      </w:pPr>
      <w:bookmarkStart w:id="456" w:name="_Toc163737030"/>
      <w:bookmarkStart w:id="457" w:name="_Toc163737180"/>
      <w:bookmarkStart w:id="458" w:name="_Toc163737524"/>
      <w:del w:id="459" w:author="Keith Wan Hang Chiu" w:date="2025-10-04T23:09:00Z" w16du:dateUtc="2025-10-04T15:09:00Z">
        <w:r w:rsidDel="002602A2">
          <w:delText>3.3. Secondary Objectives</w:delText>
        </w:r>
        <w:bookmarkEnd w:id="456"/>
        <w:bookmarkEnd w:id="457"/>
        <w:bookmarkEnd w:id="458"/>
      </w:del>
    </w:p>
    <w:p w14:paraId="31ADBDEE" w14:textId="4632A2A2" w:rsidR="00FB3A42" w:rsidRPr="0046155C" w:rsidDel="0046155C" w:rsidRDefault="00FB3A42">
      <w:pPr>
        <w:pStyle w:val="ListParagraph"/>
        <w:numPr>
          <w:ilvl w:val="0"/>
          <w:numId w:val="61"/>
        </w:numPr>
        <w:rPr>
          <w:del w:id="460" w:author="Keith Wan Hang Chiu" w:date="2025-10-04T20:48:00Z" w16du:dateUtc="2025-10-04T12:48:00Z"/>
          <w:bCs/>
          <w:color w:val="000000"/>
        </w:rPr>
        <w:pPrChange w:id="461" w:author="Keith Wan Hang Chiu" w:date="2025-10-04T20:48:00Z" w16du:dateUtc="2025-10-04T12:48:00Z">
          <w:pPr>
            <w:suppressAutoHyphens/>
            <w:spacing w:line="276" w:lineRule="auto"/>
            <w:ind w:right="146"/>
            <w:jc w:val="both"/>
          </w:pPr>
        </w:pPrChange>
      </w:pPr>
      <w:del w:id="462" w:author="Keith Wan Hang Chiu" w:date="2025-10-04T20:48:00Z" w16du:dateUtc="2025-10-04T12:48:00Z">
        <w:r w:rsidRPr="0046155C" w:rsidDel="0046155C">
          <w:rPr>
            <w:color w:val="000000" w:themeColor="text1"/>
            <w:rPrChange w:id="463" w:author="Keith Wan Hang Chiu" w:date="2025-10-04T20:48:00Z" w16du:dateUtc="2025-10-04T12:48:00Z">
              <w:rPr/>
            </w:rPrChange>
          </w:rPr>
          <w:delText xml:space="preserve">To validate the ability of LLMs to translate professional jargons from English to commonly used wordings </w:delText>
        </w:r>
        <w:commentRangeStart w:id="464"/>
        <w:r w:rsidRPr="0046155C" w:rsidDel="0046155C">
          <w:rPr>
            <w:color w:val="000000" w:themeColor="text1"/>
            <w:rPrChange w:id="465" w:author="Keith Wan Hang Chiu" w:date="2025-10-04T20:48:00Z" w16du:dateUtc="2025-10-04T12:48:00Z">
              <w:rPr/>
            </w:rPrChange>
          </w:rPr>
          <w:delText xml:space="preserve">in Hong Kong </w:delText>
        </w:r>
        <w:commentRangeEnd w:id="464"/>
        <w:r w:rsidR="002D39F4" w:rsidDel="0046155C">
          <w:rPr>
            <w:rStyle w:val="CommentReference"/>
          </w:rPr>
          <w:commentReference w:id="464"/>
        </w:r>
        <w:r w:rsidRPr="0046155C" w:rsidDel="0046155C">
          <w:rPr>
            <w:color w:val="000000" w:themeColor="text1"/>
            <w:rPrChange w:id="466" w:author="Keith Wan Hang Chiu" w:date="2025-10-04T20:48:00Z" w16du:dateUtc="2025-10-04T12:48:00Z">
              <w:rPr/>
            </w:rPrChange>
          </w:rPr>
          <w:delText>in traditional Chinese and simplified Chinese.</w:delText>
        </w:r>
      </w:del>
    </w:p>
    <w:p w14:paraId="6C8B2FBF" w14:textId="1F960568" w:rsidR="00301900" w:rsidRPr="00F23181" w:rsidDel="002602A2" w:rsidRDefault="00301900">
      <w:pPr>
        <w:pStyle w:val="ListParagraph"/>
        <w:numPr>
          <w:ilvl w:val="0"/>
          <w:numId w:val="61"/>
        </w:numPr>
        <w:rPr>
          <w:del w:id="467" w:author="Keith Wan Hang Chiu" w:date="2025-10-04T23:09:00Z" w16du:dateUtc="2025-10-04T15:09:00Z"/>
          <w:bCs/>
          <w:color w:val="000000"/>
        </w:rPr>
        <w:pPrChange w:id="468" w:author="Keith Wan Hang Chiu" w:date="2025-10-04T20:48:00Z" w16du:dateUtc="2025-10-04T12:48:00Z">
          <w:pPr>
            <w:suppressAutoHyphens/>
            <w:spacing w:line="276" w:lineRule="auto"/>
            <w:ind w:right="146"/>
            <w:jc w:val="both"/>
          </w:pPr>
        </w:pPrChange>
      </w:pPr>
    </w:p>
    <w:p w14:paraId="77E841CA" w14:textId="37F1C05E" w:rsidR="003D57C7" w:rsidRPr="00061762" w:rsidDel="0046155C" w:rsidRDefault="00FC2C3F" w:rsidP="003D57C7">
      <w:pPr>
        <w:spacing w:line="276" w:lineRule="auto"/>
        <w:rPr>
          <w:del w:id="469" w:author="Keith Wan Hang Chiu" w:date="2025-10-04T20:48:00Z" w16du:dateUtc="2025-10-04T12:48:00Z"/>
          <w:b/>
          <w:color w:val="000000"/>
        </w:rPr>
      </w:pPr>
      <w:ins w:id="470" w:author="William Cho" w:date="2025-10-04T13:40:00Z" w16du:dateUtc="2025-10-04T05:40:00Z">
        <w:del w:id="471" w:author="Keith Wan Hang Chiu" w:date="2025-10-04T20:48:00Z" w16du:dateUtc="2025-10-04T12:48:00Z">
          <w:r w:rsidRPr="00FC2C3F" w:rsidDel="0046155C">
            <w:rPr>
              <w:b/>
              <w:color w:val="000000"/>
            </w:rPr>
            <w:delText>In what way will the research contribute to knowledge or healthcare development?</w:delText>
          </w:r>
        </w:del>
      </w:ins>
    </w:p>
    <w:p w14:paraId="7C8C380D" w14:textId="68357E31" w:rsidR="00CB73F6" w:rsidRPr="00061762" w:rsidRDefault="00CB73F6" w:rsidP="005D1B03">
      <w:pPr>
        <w:pStyle w:val="Heading1"/>
      </w:pPr>
      <w:del w:id="472" w:author="Keith Wan Hang Chiu" w:date="2025-10-04T20:48:00Z" w16du:dateUtc="2025-10-04T12:48:00Z">
        <w:r w:rsidDel="0046155C">
          <w:br w:type="page"/>
        </w:r>
      </w:del>
      <w:bookmarkStart w:id="473" w:name="_Toc163737031"/>
      <w:bookmarkStart w:id="474" w:name="_Toc163737181"/>
      <w:bookmarkStart w:id="475" w:name="_Toc163737525"/>
      <w:bookmarkStart w:id="476" w:name="_Toc210600470"/>
      <w:r w:rsidR="0DA5B515">
        <w:t>4. METHODS</w:t>
      </w:r>
      <w:bookmarkEnd w:id="473"/>
      <w:bookmarkEnd w:id="474"/>
      <w:bookmarkEnd w:id="475"/>
      <w:bookmarkEnd w:id="476"/>
    </w:p>
    <w:p w14:paraId="3DA42729" w14:textId="76DED465" w:rsidR="00107DCD" w:rsidRDefault="00B1247B" w:rsidP="005268AC">
      <w:pPr>
        <w:autoSpaceDE w:val="0"/>
        <w:autoSpaceDN w:val="0"/>
        <w:adjustRightInd w:val="0"/>
        <w:spacing w:line="276" w:lineRule="auto"/>
        <w:jc w:val="both"/>
        <w:rPr>
          <w:bCs/>
          <w:color w:val="000000"/>
        </w:rPr>
      </w:pPr>
      <w:r w:rsidRPr="00B1247B">
        <w:rPr>
          <w:bCs/>
          <w:color w:val="000000"/>
        </w:rPr>
        <w:t>The study protocol conforms to the ethical guidelines of the Declaration of Helsinki</w:t>
      </w:r>
      <w:r w:rsidR="00E11D91">
        <w:rPr>
          <w:bCs/>
          <w:color w:val="000000"/>
        </w:rPr>
        <w:t>.</w:t>
      </w:r>
    </w:p>
    <w:p w14:paraId="2AA8F395" w14:textId="77777777" w:rsidR="00460E0D" w:rsidRPr="00061762" w:rsidRDefault="00460E0D" w:rsidP="001E08C2">
      <w:pPr>
        <w:autoSpaceDE w:val="0"/>
        <w:autoSpaceDN w:val="0"/>
        <w:adjustRightInd w:val="0"/>
        <w:spacing w:line="276" w:lineRule="auto"/>
        <w:rPr>
          <w:b/>
          <w:color w:val="000000"/>
        </w:rPr>
      </w:pPr>
    </w:p>
    <w:p w14:paraId="71209219" w14:textId="77777777" w:rsidR="00107DCD" w:rsidRPr="00061762" w:rsidRDefault="0DA5B515" w:rsidP="005D1B03">
      <w:pPr>
        <w:pStyle w:val="Heading2"/>
        <w:rPr>
          <w:color w:val="000000"/>
        </w:rPr>
      </w:pPr>
      <w:bookmarkStart w:id="477" w:name="_Toc163737032"/>
      <w:bookmarkStart w:id="478" w:name="_Toc163737182"/>
      <w:bookmarkStart w:id="479" w:name="_Toc163737526"/>
      <w:bookmarkStart w:id="480" w:name="_Toc210600471"/>
      <w:r>
        <w:t>4.1. Study Design</w:t>
      </w:r>
      <w:bookmarkEnd w:id="477"/>
      <w:bookmarkEnd w:id="478"/>
      <w:bookmarkEnd w:id="479"/>
      <w:bookmarkEnd w:id="480"/>
    </w:p>
    <w:p w14:paraId="67FF3FA3" w14:textId="77777777" w:rsidR="00A041A3" w:rsidRDefault="00A041A3" w:rsidP="002F20E0">
      <w:pPr>
        <w:rPr>
          <w:ins w:id="481" w:author="Keith Wan Hang Chiu" w:date="2025-10-04T22:55:00Z" w16du:dateUtc="2025-10-04T14:55:00Z"/>
          <w:color w:val="000000" w:themeColor="text1"/>
        </w:rPr>
      </w:pPr>
      <w:ins w:id="482" w:author="Keith Wan Hang Chiu" w:date="2025-10-04T22:55:00Z" w16du:dateUtc="2025-10-04T14:55:00Z">
        <w:r w:rsidRPr="00A041A3">
          <w:rPr>
            <w:color w:val="000000" w:themeColor="text1"/>
          </w:rPr>
          <w:t>Retrospective cohort study</w:t>
        </w:r>
      </w:ins>
    </w:p>
    <w:p w14:paraId="51EE7F1B" w14:textId="77777777" w:rsidR="00A041A3" w:rsidRDefault="00A041A3" w:rsidP="002F20E0">
      <w:pPr>
        <w:rPr>
          <w:ins w:id="483" w:author="Keith Wan Hang Chiu" w:date="2025-10-04T22:55:00Z" w16du:dateUtc="2025-10-04T14:55:00Z"/>
          <w:color w:val="000000" w:themeColor="text1"/>
        </w:rPr>
      </w:pPr>
    </w:p>
    <w:p w14:paraId="5240E4D2" w14:textId="2D8665D1" w:rsidR="002F20E0" w:rsidDel="002602A2" w:rsidRDefault="002602A2" w:rsidP="305E6C7C">
      <w:pPr>
        <w:spacing w:line="276" w:lineRule="auto"/>
        <w:rPr>
          <w:del w:id="484" w:author="Keith Wan Hang Chiu" w:date="2025-10-04T22:56:00Z" w16du:dateUtc="2025-10-04T14:56:00Z"/>
          <w:color w:val="000000" w:themeColor="text1"/>
        </w:rPr>
      </w:pPr>
      <w:bookmarkStart w:id="485" w:name="_Toc210600472"/>
      <w:ins w:id="486" w:author="Keith Wan Hang Chiu" w:date="2025-10-04T23:10:00Z" w16du:dateUtc="2025-10-04T15:10:00Z">
        <w:r>
          <w:rPr>
            <w:color w:val="000000" w:themeColor="text1"/>
          </w:rPr>
          <w:t>Cohort</w:t>
        </w:r>
      </w:ins>
      <w:bookmarkEnd w:id="485"/>
      <w:del w:id="487" w:author="Keith Wan Hang Chiu" w:date="2025-10-04T22:55:00Z" w16du:dateUtc="2025-10-04T14:55:00Z">
        <w:r w:rsidR="002F20E0" w:rsidDel="00A041A3">
          <w:rPr>
            <w:color w:val="000000" w:themeColor="text1"/>
          </w:rPr>
          <w:delText xml:space="preserve">A multi-lingual, multi-model dataset will be curated. </w:delText>
        </w:r>
      </w:del>
      <w:del w:id="488" w:author="Keith Wan Hang Chiu" w:date="2025-10-04T22:56:00Z" w16du:dateUtc="2025-10-04T14:56:00Z">
        <w:r w:rsidR="002F20E0" w:rsidDel="00A041A3">
          <w:rPr>
            <w:color w:val="000000" w:themeColor="text1"/>
          </w:rPr>
          <w:delText xml:space="preserve">An anonymised cohort of </w:delText>
        </w:r>
      </w:del>
      <w:del w:id="489" w:author="Keith Wan Hang Chiu" w:date="2025-10-04T20:49:00Z" w16du:dateUtc="2025-10-04T12:49:00Z">
        <w:r w:rsidR="002F20E0" w:rsidDel="0046155C">
          <w:rPr>
            <w:color w:val="000000" w:themeColor="text1"/>
          </w:rPr>
          <w:delText>1</w:delText>
        </w:r>
      </w:del>
      <w:del w:id="490" w:author="Keith Wan Hang Chiu" w:date="2025-10-04T22:56:00Z" w16du:dateUtc="2025-10-04T14:56:00Z">
        <w:r w:rsidR="002F20E0" w:rsidDel="00A041A3">
          <w:rPr>
            <w:color w:val="000000" w:themeColor="text1"/>
          </w:rPr>
          <w:delText>00 patients from QEH consisting of English radiology reports</w:delText>
        </w:r>
      </w:del>
      <w:del w:id="491" w:author="Keith Wan Hang Chiu" w:date="2025-10-04T20:57:00Z" w16du:dateUtc="2025-10-04T12:57:00Z">
        <w:r w:rsidR="002F20E0" w:rsidDel="005E4283">
          <w:rPr>
            <w:color w:val="000000" w:themeColor="text1"/>
          </w:rPr>
          <w:delText xml:space="preserve"> of all major modalities </w:delText>
        </w:r>
        <w:r w:rsidR="002F20E0" w:rsidRPr="009F63A6" w:rsidDel="005E4283">
          <w:delText>(e.g. X-ray, USG, CT and MRI)</w:delText>
        </w:r>
      </w:del>
      <w:del w:id="492" w:author="Keith Wan Hang Chiu" w:date="2025-10-04T22:56:00Z" w16du:dateUtc="2025-10-04T14:56:00Z">
        <w:r w:rsidR="002F20E0" w:rsidRPr="009F63A6" w:rsidDel="00A041A3">
          <w:delText xml:space="preserve"> and accompanied </w:delText>
        </w:r>
        <w:r w:rsidR="002F20E0" w:rsidDel="00A041A3">
          <w:delText>E</w:delText>
        </w:r>
        <w:r w:rsidR="002F20E0" w:rsidRPr="009F63A6" w:rsidDel="00A041A3">
          <w:delText xml:space="preserve">HR data (structured and unstructured) will be retrospectively </w:delText>
        </w:r>
        <w:commentRangeStart w:id="493"/>
        <w:commentRangeStart w:id="494"/>
        <w:r w:rsidR="002F20E0" w:rsidRPr="009F63A6" w:rsidDel="00A041A3">
          <w:delText>collected</w:delText>
        </w:r>
        <w:commentRangeEnd w:id="493"/>
        <w:r w:rsidR="001E6074" w:rsidDel="00A041A3">
          <w:rPr>
            <w:rStyle w:val="CommentReference"/>
          </w:rPr>
          <w:commentReference w:id="493"/>
        </w:r>
        <w:commentRangeEnd w:id="494"/>
        <w:r w:rsidR="005E4283" w:rsidDel="00A041A3">
          <w:rPr>
            <w:rStyle w:val="CommentReference"/>
          </w:rPr>
          <w:commentReference w:id="494"/>
        </w:r>
        <w:r w:rsidR="002F20E0" w:rsidRPr="009F63A6" w:rsidDel="00A041A3">
          <w:delText xml:space="preserve">. </w:delText>
        </w:r>
      </w:del>
    </w:p>
    <w:p w14:paraId="49371A54" w14:textId="6F2BA7B6" w:rsidR="002602A2" w:rsidRDefault="002602A2" w:rsidP="002602A2">
      <w:pPr>
        <w:pStyle w:val="Heading2"/>
        <w:rPr>
          <w:ins w:id="495" w:author="Keith Wan Hang Chiu" w:date="2025-10-04T23:10:00Z" w16du:dateUtc="2025-10-04T15:10:00Z"/>
          <w:b w:val="0"/>
          <w:bCs w:val="0"/>
          <w:color w:val="000000" w:themeColor="text1"/>
        </w:rPr>
      </w:pPr>
    </w:p>
    <w:p w14:paraId="61F9F1CA" w14:textId="3CE0A275" w:rsidR="002602A2" w:rsidRDefault="002602A2" w:rsidP="002602A2">
      <w:pPr>
        <w:rPr>
          <w:ins w:id="496" w:author="Keith Wan Hang Chiu" w:date="2025-10-04T23:10:00Z" w16du:dateUtc="2025-10-04T15:10:00Z"/>
        </w:rPr>
      </w:pPr>
      <w:ins w:id="497" w:author="Keith Wan Hang Chiu" w:date="2025-10-04T23:10:00Z" w16du:dateUtc="2025-10-04T15:10:00Z">
        <w:r>
          <w:rPr>
            <w:color w:val="000000" w:themeColor="text1"/>
          </w:rPr>
          <w:t>An anonymised cohort of 500 patients from QEH (100 for each imaging modality for X-ray, USG, CT, MRI and Mammography) consisting of English radiology reports</w:t>
        </w:r>
        <w:r w:rsidRPr="009F63A6">
          <w:t xml:space="preserve"> and accompanied </w:t>
        </w:r>
        <w:r>
          <w:t>E</w:t>
        </w:r>
        <w:r w:rsidRPr="009F63A6">
          <w:t xml:space="preserve">HR data (structured and unstructured) will be </w:t>
        </w:r>
        <w:commentRangeStart w:id="498"/>
        <w:commentRangeStart w:id="499"/>
        <w:r w:rsidRPr="009F63A6">
          <w:t>collected</w:t>
        </w:r>
        <w:commentRangeEnd w:id="498"/>
        <w:r>
          <w:rPr>
            <w:rStyle w:val="CommentReference"/>
          </w:rPr>
          <w:commentReference w:id="498"/>
        </w:r>
        <w:commentRangeEnd w:id="499"/>
        <w:r>
          <w:rPr>
            <w:rStyle w:val="CommentReference"/>
          </w:rPr>
          <w:commentReference w:id="499"/>
        </w:r>
        <w:r w:rsidRPr="009F63A6">
          <w:t xml:space="preserve">. </w:t>
        </w:r>
      </w:ins>
    </w:p>
    <w:p w14:paraId="50FEB61C" w14:textId="77777777" w:rsidR="002602A2" w:rsidRDefault="002602A2" w:rsidP="002F20E0">
      <w:pPr>
        <w:rPr>
          <w:ins w:id="500" w:author="Keith Wan Hang Chiu" w:date="2025-10-04T23:10:00Z" w16du:dateUtc="2025-10-04T15:10:00Z"/>
        </w:rPr>
      </w:pPr>
    </w:p>
    <w:p w14:paraId="07D63643" w14:textId="27A2D131" w:rsidR="002F20E0" w:rsidDel="00A041A3" w:rsidRDefault="002F20E0" w:rsidP="002F20E0">
      <w:pPr>
        <w:rPr>
          <w:del w:id="501" w:author="Keith Wan Hang Chiu" w:date="2025-10-04T22:56:00Z" w16du:dateUtc="2025-10-04T14:56:00Z"/>
        </w:rPr>
      </w:pPr>
    </w:p>
    <w:p w14:paraId="5B4203D8" w14:textId="4BD38379" w:rsidR="005F4DFB" w:rsidRPr="002F20E0" w:rsidDel="00A041A3" w:rsidRDefault="002F20E0" w:rsidP="002F20E0">
      <w:pPr>
        <w:spacing w:line="259" w:lineRule="auto"/>
        <w:rPr>
          <w:del w:id="502" w:author="Keith Wan Hang Chiu" w:date="2025-10-04T22:56:00Z" w16du:dateUtc="2025-10-04T14:56:00Z"/>
        </w:rPr>
      </w:pPr>
      <w:del w:id="503" w:author="Keith Wan Hang Chiu" w:date="2025-10-04T22:56:00Z" w16du:dateUtc="2025-10-04T14:56:00Z">
        <w:r w:rsidDel="00A041A3">
          <w:delText>The AI model will be developed u</w:delText>
        </w:r>
        <w:r w:rsidRPr="009F63A6" w:rsidDel="00A041A3">
          <w:delText xml:space="preserve">sing state-of-the-art locally deployable propriety and open-source generative AI models (e.g. Google’s AIME </w:delText>
        </w:r>
        <w:r w:rsidRPr="009F63A6" w:rsidDel="00A041A3">
          <w:fldChar w:fldCharType="begin">
            <w:fldData xml:space="preserve">PEVuZE5vdGU+PENpdGU+PEF1dGhvcj5BbWluPC9BdXRob3I+PFllYXI+MjAyNTwvWWVhcj48UmVj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</w:fldData>
          </w:fldChar>
        </w:r>
        <w:r w:rsidRPr="009F63A6" w:rsidDel="00A041A3">
          <w:delInstrText xml:space="preserve"> ADDIN EN.CITE </w:delInstrText>
        </w:r>
        <w:r w:rsidRPr="009F63A6" w:rsidDel="00A041A3">
          <w:fldChar w:fldCharType="begin">
            <w:fldData xml:space="preserve">PEVuZE5vdGU+PENpdGU+PEF1dGhvcj5BbWluPC9BdXRob3I+PFllYXI+MjAyNTwvWWVhcj48UmVj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</w:fldData>
          </w:fldChar>
        </w:r>
        <w:r w:rsidRPr="009F63A6" w:rsidDel="00A041A3">
          <w:delInstrText xml:space="preserve"> ADDIN EN.CITE.DATA </w:delInstrText>
        </w:r>
        <w:r w:rsidRPr="009F63A6" w:rsidDel="00A041A3">
          <w:fldChar w:fldCharType="end"/>
        </w:r>
        <w:r w:rsidRPr="009F63A6" w:rsidDel="00A041A3">
          <w:fldChar w:fldCharType="separate"/>
        </w:r>
        <w:r w:rsidRPr="009F63A6" w:rsidDel="00A041A3">
          <w:rPr>
            <w:noProof/>
          </w:rPr>
          <w:delText>(10)</w:delText>
        </w:r>
        <w:r w:rsidRPr="009F63A6" w:rsidDel="00A041A3">
          <w:fldChar w:fldCharType="end"/>
        </w:r>
        <w:r w:rsidRPr="009F63A6" w:rsidDel="00A041A3">
          <w:delText xml:space="preserve">, RadGPT </w:delText>
        </w:r>
        <w:r w:rsidRPr="009F63A6" w:rsidDel="00A041A3">
          <w:fldChar w:fldCharType="begin">
            <w:fldData xml:space="preserve">PEVuZE5vdGU+PENpdGU+PEF1dGhvcj5IZXJ3YWxkPC9BdXRob3I+PFllYXI+MjAyNTwvWWVhcj48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</w:fldData>
          </w:fldChar>
        </w:r>
        <w:r w:rsidDel="00A041A3">
          <w:delInstrText xml:space="preserve"> ADDIN EN.CITE </w:delInstrText>
        </w:r>
        <w:r w:rsidDel="00A041A3">
          <w:fldChar w:fldCharType="begin">
            <w:fldData xml:space="preserve">PEVuZE5vdGU+PENpdGU+PEF1dGhvcj5IZXJ3YWxkPC9BdXRob3I+PFllYXI+MjAyNTwvWWVhcj48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</w:fldData>
          </w:fldChar>
        </w:r>
        <w:r w:rsidDel="00A041A3">
          <w:delInstrText xml:space="preserve"> ADDIN EN.CITE.DATA </w:delInstrText>
        </w:r>
        <w:r w:rsidDel="00A041A3">
          <w:fldChar w:fldCharType="end"/>
        </w:r>
        <w:r w:rsidRPr="009F63A6" w:rsidDel="00A041A3">
          <w:fldChar w:fldCharType="separate"/>
        </w:r>
        <w:r w:rsidDel="00A041A3">
          <w:rPr>
            <w:noProof/>
          </w:rPr>
          <w:delText>(1</w:delText>
        </w:r>
        <w:r w:rsidR="00FF79CE" w:rsidDel="00A041A3">
          <w:rPr>
            <w:noProof/>
          </w:rPr>
          <w:delText>3</w:delText>
        </w:r>
        <w:r w:rsidDel="00A041A3">
          <w:rPr>
            <w:noProof/>
          </w:rPr>
          <w:delText>)</w:delText>
        </w:r>
        <w:r w:rsidRPr="009F63A6" w:rsidDel="00A041A3">
          <w:fldChar w:fldCharType="end"/>
        </w:r>
        <w:r w:rsidDel="00A041A3">
          <w:delText>)</w:delText>
        </w:r>
        <w:r w:rsidRPr="009F63A6" w:rsidDel="00A041A3">
          <w:delText>, patient centered radiology reports in different languages (</w:delText>
        </w:r>
        <w:commentRangeStart w:id="504"/>
        <w:r w:rsidRPr="009F63A6" w:rsidDel="00A041A3">
          <w:delText xml:space="preserve">English, </w:delText>
        </w:r>
        <w:commentRangeEnd w:id="504"/>
        <w:r w:rsidR="002D2F1E" w:rsidDel="00A041A3">
          <w:rPr>
            <w:rStyle w:val="CommentReference"/>
          </w:rPr>
          <w:commentReference w:id="504"/>
        </w:r>
        <w:r w:rsidRPr="009F63A6" w:rsidDel="00A041A3">
          <w:delText xml:space="preserve">Traditional and Simplified Chinese) will be </w:delText>
        </w:r>
        <w:commentRangeStart w:id="505"/>
        <w:r w:rsidRPr="009F63A6" w:rsidDel="00A041A3">
          <w:delText>generated</w:delText>
        </w:r>
        <w:commentRangeEnd w:id="505"/>
        <w:r w:rsidR="00845F81" w:rsidDel="00A041A3">
          <w:rPr>
            <w:rStyle w:val="CommentReference"/>
          </w:rPr>
          <w:commentReference w:id="505"/>
        </w:r>
        <w:r w:rsidDel="00A041A3">
          <w:delText>.</w:delText>
        </w:r>
      </w:del>
    </w:p>
    <w:p w14:paraId="35734541" w14:textId="770B1BD7" w:rsidR="00460E0D" w:rsidDel="002602A2" w:rsidRDefault="00460E0D" w:rsidP="305E6C7C">
      <w:pPr>
        <w:spacing w:line="276" w:lineRule="auto"/>
        <w:rPr>
          <w:del w:id="506" w:author="Keith Wan Hang Chiu" w:date="2025-10-04T23:10:00Z" w16du:dateUtc="2025-10-04T15:10:00Z"/>
          <w:b/>
          <w:bCs/>
          <w:color w:val="000000" w:themeColor="text1"/>
        </w:rPr>
      </w:pPr>
    </w:p>
    <w:p w14:paraId="0C11C0CF" w14:textId="2E562472" w:rsidR="007C4D7C" w:rsidDel="005E4283" w:rsidRDefault="0DA5B515" w:rsidP="007C4D7C">
      <w:pPr>
        <w:pStyle w:val="Heading2"/>
        <w:rPr>
          <w:del w:id="507" w:author="Keith Wan Hang Chiu" w:date="2025-10-04T20:58:00Z" w16du:dateUtc="2025-10-04T12:58:00Z"/>
        </w:rPr>
      </w:pPr>
      <w:bookmarkStart w:id="508" w:name="_Toc163737033"/>
      <w:bookmarkStart w:id="509" w:name="_Toc163737183"/>
      <w:bookmarkStart w:id="510" w:name="_Toc163737527"/>
      <w:del w:id="511" w:author="Keith Wan Hang Chiu" w:date="2025-10-04T20:58:00Z" w16du:dateUtc="2025-10-04T12:58:00Z">
        <w:r w:rsidDel="005E4283">
          <w:delText>4.2. Study Population</w:delText>
        </w:r>
        <w:bookmarkStart w:id="512" w:name="_Toc163737034"/>
        <w:bookmarkStart w:id="513" w:name="_Toc163737184"/>
        <w:bookmarkStart w:id="514" w:name="_Toc163737528"/>
        <w:bookmarkEnd w:id="508"/>
        <w:bookmarkEnd w:id="509"/>
        <w:bookmarkEnd w:id="510"/>
      </w:del>
    </w:p>
    <w:p w14:paraId="007A4EEF" w14:textId="2CA3AEFA" w:rsidR="002F20E0" w:rsidRPr="007C4D7C" w:rsidDel="005E4283" w:rsidRDefault="002F20E0" w:rsidP="007C4D7C">
      <w:pPr>
        <w:pStyle w:val="Heading2"/>
        <w:rPr>
          <w:del w:id="515" w:author="Keith Wan Hang Chiu" w:date="2025-10-04T20:58:00Z" w16du:dateUtc="2025-10-04T12:58:00Z"/>
          <w:color w:val="000000"/>
        </w:rPr>
      </w:pPr>
      <w:bookmarkStart w:id="516" w:name="_Toc210256739"/>
      <w:del w:id="517" w:author="Keith Wan Hang Chiu" w:date="2025-10-04T20:58:00Z" w16du:dateUtc="2025-10-04T12:58:00Z">
        <w:r w:rsidRPr="002F20E0" w:rsidDel="005E4283">
          <w:rPr>
            <w:b w:val="0"/>
            <w:bCs w:val="0"/>
          </w:rPr>
          <w:delText xml:space="preserve">A convenient cohort of 20-30 volunteers representing patients undergoing radiological investigations and a further 5-10 doctors of various specialties (including radiologists) reflecting the radiological investigations use in each institution will be also be recruited as readers for the study. The demographics (age, gender, ethnicity, education level, etc) and reading levels of the patients will be recorded and used for subgroup analysis. The attitudes and concerns of patients and doctors will be assessed in a baseline survey </w:delText>
        </w:r>
        <w:commentRangeStart w:id="518"/>
        <w:r w:rsidRPr="002F20E0" w:rsidDel="005E4283">
          <w:fldChar w:fldCharType="begin">
            <w:fldData xml:space="preserve">PEVuZE5vdGU+PENpdGU+PEF1dGhvcj5CdXNjaDwvQXV0aG9yPjxZZWFyPjIwMjU8L1llYXI+PFJl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</w:fldData>
          </w:fldChar>
        </w:r>
        <w:r w:rsidRPr="002F20E0" w:rsidDel="005E4283">
          <w:rPr>
            <w:b w:val="0"/>
            <w:bCs w:val="0"/>
          </w:rPr>
          <w:delInstrText xml:space="preserve"> ADDIN EN.CITE </w:delInstrText>
        </w:r>
        <w:r w:rsidRPr="002F20E0" w:rsidDel="005E4283">
          <w:fldChar w:fldCharType="begin">
            <w:fldData xml:space="preserve">PEVuZE5vdGU+PENpdGU+PEF1dGhvcj5CdXNjaDwvQXV0aG9yPjxZZWFyPjIwMjU8L1llYXI+PFJl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</w:fldData>
          </w:fldChar>
        </w:r>
        <w:r w:rsidRPr="002F20E0" w:rsidDel="005E4283">
          <w:rPr>
            <w:b w:val="0"/>
            <w:bCs w:val="0"/>
          </w:rPr>
          <w:delInstrText xml:space="preserve"> ADDIN EN.CITE.DATA </w:delInstrText>
        </w:r>
        <w:r w:rsidRPr="002F20E0" w:rsidDel="005E4283">
          <w:fldChar w:fldCharType="end"/>
        </w:r>
        <w:r w:rsidRPr="002F20E0" w:rsidDel="005E4283">
          <w:fldChar w:fldCharType="separate"/>
        </w:r>
        <w:r w:rsidRPr="002F20E0" w:rsidDel="005E4283">
          <w:rPr>
            <w:b w:val="0"/>
            <w:bCs w:val="0"/>
            <w:noProof/>
          </w:rPr>
          <w:delText>(1</w:delText>
        </w:r>
        <w:r w:rsidR="00FF79CE" w:rsidDel="005E4283">
          <w:rPr>
            <w:b w:val="0"/>
            <w:bCs w:val="0"/>
            <w:noProof/>
          </w:rPr>
          <w:delText>2</w:delText>
        </w:r>
        <w:r w:rsidRPr="002F20E0" w:rsidDel="005E4283">
          <w:rPr>
            <w:b w:val="0"/>
            <w:bCs w:val="0"/>
            <w:noProof/>
          </w:rPr>
          <w:delText>)</w:delText>
        </w:r>
        <w:r w:rsidRPr="002F20E0" w:rsidDel="005E4283">
          <w:fldChar w:fldCharType="end"/>
        </w:r>
        <w:commentRangeEnd w:id="518"/>
        <w:r w:rsidR="002D2F1E" w:rsidDel="005E4283">
          <w:rPr>
            <w:rStyle w:val="CommentReference"/>
            <w:b w:val="0"/>
            <w:bCs w:val="0"/>
          </w:rPr>
          <w:commentReference w:id="518"/>
        </w:r>
        <w:r w:rsidRPr="002F20E0" w:rsidDel="005E4283">
          <w:rPr>
            <w:b w:val="0"/>
            <w:bCs w:val="0"/>
          </w:rPr>
          <w:delText>.</w:delText>
        </w:r>
        <w:bookmarkEnd w:id="516"/>
        <w:r w:rsidRPr="002F20E0" w:rsidDel="005E4283">
          <w:rPr>
            <w:b w:val="0"/>
            <w:bCs w:val="0"/>
          </w:rPr>
          <w:delText xml:space="preserve"> </w:delText>
        </w:r>
      </w:del>
    </w:p>
    <w:p w14:paraId="6F1595D2" w14:textId="44A7A0B2" w:rsidR="007B3E40" w:rsidRPr="008A51F3" w:rsidRDefault="0DA5B515" w:rsidP="005D1B03">
      <w:pPr>
        <w:pStyle w:val="Heading3"/>
        <w:rPr>
          <w:color w:val="000000"/>
        </w:rPr>
      </w:pPr>
      <w:del w:id="519" w:author="Keith Wan Hang Chiu" w:date="2025-10-04T23:10:00Z" w16du:dateUtc="2025-10-04T15:10:00Z">
        <w:r w:rsidDel="002602A2">
          <w:delText>4</w:delText>
        </w:r>
      </w:del>
      <w:bookmarkStart w:id="520" w:name="_Toc210600473"/>
      <w:ins w:id="521" w:author="Keith Wan Hang Chiu" w:date="2025-10-04T23:10:00Z" w16du:dateUtc="2025-10-04T15:10:00Z">
        <w:r w:rsidR="002602A2">
          <w:t>4</w:t>
        </w:r>
      </w:ins>
      <w:r w:rsidRPr="008A51F3">
        <w:t>.2.1. Inclusion Criteria</w:t>
      </w:r>
      <w:bookmarkEnd w:id="512"/>
      <w:bookmarkEnd w:id="513"/>
      <w:bookmarkEnd w:id="514"/>
      <w:bookmarkEnd w:id="520"/>
    </w:p>
    <w:p w14:paraId="503C2777" w14:textId="77777777" w:rsidR="00E01F4B" w:rsidRDefault="00E01F4B" w:rsidP="00E01F4B">
      <w:pPr>
        <w:pStyle w:val="ListParagraph"/>
        <w:numPr>
          <w:ilvl w:val="0"/>
          <w:numId w:val="56"/>
        </w:numPr>
        <w:spacing w:line="276" w:lineRule="auto"/>
        <w:jc w:val="both"/>
        <w:rPr>
          <w:ins w:id="522" w:author="Keith Wan Hang Chiu" w:date="2025-10-04T22:47:00Z" w16du:dateUtc="2025-10-04T14:47:00Z"/>
          <w:rFonts w:ascii="Times New Roman" w:hAnsi="Times New Roman" w:cs="Times New Roman"/>
          <w:color w:val="000000" w:themeColor="text1"/>
        </w:rPr>
      </w:pPr>
      <w:ins w:id="523" w:author="Keith Wan Hang Chiu" w:date="2025-10-04T22:46:00Z" w16du:dateUtc="2025-10-04T14:46:00Z">
        <w:r>
          <w:rPr>
            <w:rFonts w:ascii="Times New Roman" w:hAnsi="Times New Roman" w:cs="Times New Roman"/>
            <w:color w:val="000000" w:themeColor="text1"/>
          </w:rPr>
          <w:t>Patients who received care in QEH and underwent a radiological investig</w:t>
        </w:r>
      </w:ins>
      <w:ins w:id="524" w:author="Keith Wan Hang Chiu" w:date="2025-10-04T22:47:00Z" w16du:dateUtc="2025-10-04T14:47:00Z">
        <w:r>
          <w:rPr>
            <w:rFonts w:ascii="Times New Roman" w:hAnsi="Times New Roman" w:cs="Times New Roman"/>
            <w:color w:val="000000" w:themeColor="text1"/>
          </w:rPr>
          <w:t xml:space="preserve">ation of </w:t>
        </w:r>
        <w:r w:rsidRPr="00200387">
          <w:rPr>
            <w:rFonts w:ascii="Times New Roman" w:hAnsi="Times New Roman" w:cs="Times New Roman"/>
            <w:color w:val="000000" w:themeColor="text1"/>
          </w:rPr>
          <w:t xml:space="preserve">X-ray, USG, CT, MRI </w:t>
        </w:r>
        <w:r>
          <w:rPr>
            <w:rFonts w:ascii="Times New Roman" w:hAnsi="Times New Roman" w:cs="Times New Roman"/>
            <w:color w:val="000000" w:themeColor="text1"/>
          </w:rPr>
          <w:t>or</w:t>
        </w:r>
        <w:r w:rsidRPr="00200387">
          <w:rPr>
            <w:rFonts w:ascii="Times New Roman" w:hAnsi="Times New Roman" w:cs="Times New Roman"/>
            <w:color w:val="000000" w:themeColor="text1"/>
          </w:rPr>
          <w:t xml:space="preserve"> Mammography</w:t>
        </w:r>
        <w:r>
          <w:rPr>
            <w:rFonts w:ascii="Times New Roman" w:hAnsi="Times New Roman" w:cs="Times New Roman"/>
            <w:color w:val="000000" w:themeColor="text1"/>
          </w:rPr>
          <w:t xml:space="preserve"> between 2000 and 2004.</w:t>
        </w:r>
      </w:ins>
    </w:p>
    <w:p w14:paraId="4C65FF7C" w14:textId="1517E1BF" w:rsidR="13B146C6" w:rsidRPr="00E01F4B" w:rsidRDefault="00E01F4B" w:rsidP="00E01F4B">
      <w:pPr>
        <w:pStyle w:val="ListParagraph"/>
        <w:numPr>
          <w:ilvl w:val="0"/>
          <w:numId w:val="56"/>
        </w:numPr>
        <w:spacing w:line="276" w:lineRule="auto"/>
        <w:jc w:val="both"/>
        <w:rPr>
          <w:ins w:id="525" w:author="Keith Wan Hang Chiu" w:date="2025-10-04T20:58:00Z" w16du:dateUtc="2025-10-04T12:58:00Z"/>
          <w:rFonts w:ascii="Times New Roman" w:hAnsi="Times New Roman" w:cs="Times New Roman"/>
          <w:color w:val="000000" w:themeColor="text1"/>
          <w:rPrChange w:id="526" w:author="Keith Wan Hang Chiu" w:date="2025-10-04T22:47:00Z" w16du:dateUtc="2025-10-04T14:47:00Z">
            <w:rPr>
              <w:ins w:id="527" w:author="Keith Wan Hang Chiu" w:date="2025-10-04T20:58:00Z" w16du:dateUtc="2025-10-04T12:58:00Z"/>
            </w:rPr>
          </w:rPrChange>
        </w:rPr>
      </w:pPr>
      <w:ins w:id="528" w:author="Keith Wan Hang Chiu" w:date="2025-10-04T22:47:00Z" w16du:dateUtc="2025-10-04T14:47:00Z">
        <w:r w:rsidRPr="00E01F4B">
          <w:rPr>
            <w:color w:val="000000" w:themeColor="text1"/>
            <w:rPrChange w:id="529" w:author="Keith Wan Hang Chiu" w:date="2025-10-04T22:47:00Z" w16du:dateUtc="2025-10-04T14:47:00Z">
              <w:rPr/>
            </w:rPrChange>
          </w:rPr>
          <w:t xml:space="preserve">Patients with </w:t>
        </w:r>
      </w:ins>
      <w:commentRangeStart w:id="530"/>
      <w:del w:id="531" w:author="Keith Wan Hang Chiu" w:date="2025-10-04T20:58:00Z" w16du:dateUtc="2025-10-04T12:58:00Z">
        <w:r w:rsidR="13B146C6" w:rsidRPr="00E01F4B" w:rsidDel="005E4283">
          <w:rPr>
            <w:color w:val="000000" w:themeColor="text1"/>
            <w:rPrChange w:id="532" w:author="Keith Wan Hang Chiu" w:date="2025-10-04T22:47:00Z" w16du:dateUtc="2025-10-04T14:47:00Z">
              <w:rPr/>
            </w:rPrChange>
          </w:rPr>
          <w:delText>Voluntarily</w:delText>
        </w:r>
        <w:commentRangeEnd w:id="530"/>
        <w:r w:rsidR="002D2F1E" w:rsidRPr="008A51F3" w:rsidDel="005E4283">
          <w:rPr>
            <w:rStyle w:val="CommentReference"/>
            <w:rFonts w:ascii="Times New Roman" w:eastAsia="Times New Roman" w:hAnsi="Times New Roman" w:cs="Times New Roman"/>
            <w:lang w:val="en-GB" w:eastAsia="zh-CN"/>
          </w:rPr>
          <w:commentReference w:id="530"/>
        </w:r>
        <w:r w:rsidR="13B146C6" w:rsidRPr="00E01F4B" w:rsidDel="005E4283">
          <w:rPr>
            <w:color w:val="000000" w:themeColor="text1"/>
            <w:rPrChange w:id="533" w:author="Keith Wan Hang Chiu" w:date="2025-10-04T22:47:00Z" w16du:dateUtc="2025-10-04T14:47:00Z">
              <w:rPr/>
            </w:rPrChange>
          </w:rPr>
          <w:delText xml:space="preserve"> agrees to participate by proving written informed consent</w:delText>
        </w:r>
      </w:del>
      <w:ins w:id="534" w:author="Keith Wan Hang Chiu" w:date="2025-10-04T20:58:00Z" w16du:dateUtc="2025-10-04T12:58:00Z">
        <w:r w:rsidR="005E4283" w:rsidRPr="00E01F4B">
          <w:rPr>
            <w:color w:val="000000" w:themeColor="text1"/>
            <w:rPrChange w:id="535" w:author="Keith Wan Hang Chiu" w:date="2025-10-04T22:47:00Z" w16du:dateUtc="2025-10-04T14:47:00Z">
              <w:rPr/>
            </w:rPrChange>
          </w:rPr>
          <w:t>radiology report</w:t>
        </w:r>
      </w:ins>
      <w:ins w:id="536" w:author="Keith Wan Hang Chiu" w:date="2025-10-04T22:00:00Z" w16du:dateUtc="2025-10-04T14:00:00Z">
        <w:r w:rsidR="008A51F3" w:rsidRPr="00E01F4B">
          <w:rPr>
            <w:color w:val="000000" w:themeColor="text1"/>
            <w:rPrChange w:id="537" w:author="Keith Wan Hang Chiu" w:date="2025-10-04T22:47:00Z" w16du:dateUtc="2025-10-04T14:47:00Z">
              <w:rPr/>
            </w:rPrChange>
          </w:rPr>
          <w:t xml:space="preserve"> written in English by radiologists in QEH</w:t>
        </w:r>
      </w:ins>
      <w:ins w:id="538" w:author="Keith Wan Hang Chiu" w:date="2025-10-04T20:58:00Z" w16du:dateUtc="2025-10-04T12:58:00Z">
        <w:r w:rsidR="005E4283" w:rsidRPr="00E01F4B">
          <w:rPr>
            <w:color w:val="000000" w:themeColor="text1"/>
            <w:rPrChange w:id="539" w:author="Keith Wan Hang Chiu" w:date="2025-10-04T22:47:00Z" w16du:dateUtc="2025-10-04T14:47:00Z">
              <w:rPr/>
            </w:rPrChange>
          </w:rPr>
          <w:t>.</w:t>
        </w:r>
      </w:ins>
    </w:p>
    <w:p w14:paraId="18D73F9D" w14:textId="56E7BD9D" w:rsidR="005E4283" w:rsidRDefault="00E01F4B" w:rsidP="00CD4C48">
      <w:pPr>
        <w:pStyle w:val="ListParagraph"/>
        <w:numPr>
          <w:ilvl w:val="0"/>
          <w:numId w:val="56"/>
        </w:numPr>
        <w:spacing w:line="276" w:lineRule="auto"/>
        <w:jc w:val="both"/>
        <w:rPr>
          <w:ins w:id="540" w:author="Keith Wan Hang Chiu" w:date="2025-10-04T22:01:00Z" w16du:dateUtc="2025-10-04T14:01:00Z"/>
          <w:rFonts w:ascii="Times New Roman" w:hAnsi="Times New Roman" w:cs="Times New Roman"/>
          <w:color w:val="000000" w:themeColor="text1"/>
        </w:rPr>
      </w:pPr>
      <w:ins w:id="541" w:author="Keith Wan Hang Chiu" w:date="2025-10-04T22:47:00Z" w16du:dateUtc="2025-10-04T14:47:00Z">
        <w:r>
          <w:rPr>
            <w:rFonts w:ascii="Times New Roman" w:hAnsi="Times New Roman" w:cs="Times New Roman"/>
            <w:color w:val="000000" w:themeColor="text1"/>
          </w:rPr>
          <w:t>Their r</w:t>
        </w:r>
      </w:ins>
      <w:ins w:id="542" w:author="Keith Wan Hang Chiu" w:date="2025-10-04T21:02:00Z" w16du:dateUtc="2025-10-04T13:02:00Z">
        <w:r w:rsidR="008843AF" w:rsidRPr="008A51F3">
          <w:rPr>
            <w:rFonts w:ascii="Times New Roman" w:hAnsi="Times New Roman" w:cs="Times New Roman"/>
            <w:color w:val="000000" w:themeColor="text1"/>
          </w:rPr>
          <w:t xml:space="preserve">adiology report </w:t>
        </w:r>
      </w:ins>
      <w:ins w:id="543" w:author="Keith Wan Hang Chiu" w:date="2025-10-04T22:01:00Z" w16du:dateUtc="2025-10-04T14:01:00Z">
        <w:r w:rsidR="008A51F3">
          <w:rPr>
            <w:rFonts w:ascii="Times New Roman" w:hAnsi="Times New Roman" w:cs="Times New Roman"/>
            <w:color w:val="000000" w:themeColor="text1"/>
          </w:rPr>
          <w:t xml:space="preserve">stored </w:t>
        </w:r>
      </w:ins>
      <w:ins w:id="544" w:author="Keith Wan Hang Chiu" w:date="2025-10-04T21:02:00Z" w16du:dateUtc="2025-10-04T13:02:00Z">
        <w:r w:rsidR="008843AF" w:rsidRPr="008A51F3">
          <w:rPr>
            <w:rFonts w:ascii="Times New Roman" w:hAnsi="Times New Roman" w:cs="Times New Roman"/>
            <w:color w:val="000000" w:themeColor="text1"/>
          </w:rPr>
          <w:t>in electronic form in RIS</w:t>
        </w:r>
      </w:ins>
    </w:p>
    <w:p w14:paraId="3C537562" w14:textId="54F04B75" w:rsidR="008A51F3" w:rsidRPr="008A51F3" w:rsidRDefault="00E01F4B" w:rsidP="00CD4C48">
      <w:pPr>
        <w:pStyle w:val="ListParagraph"/>
        <w:numPr>
          <w:ilvl w:val="0"/>
          <w:numId w:val="56"/>
        </w:numPr>
        <w:spacing w:line="276" w:lineRule="auto"/>
        <w:jc w:val="both"/>
        <w:rPr>
          <w:rFonts w:ascii="Times New Roman" w:hAnsi="Times New Roman" w:cs="Times New Roman"/>
          <w:color w:val="000000" w:themeColor="text1"/>
        </w:rPr>
      </w:pPr>
      <w:ins w:id="545" w:author="Keith Wan Hang Chiu" w:date="2025-10-04T22:48:00Z" w16du:dateUtc="2025-10-04T14:48:00Z">
        <w:r>
          <w:rPr>
            <w:rFonts w:ascii="Times New Roman" w:hAnsi="Times New Roman" w:cs="Times New Roman"/>
            <w:color w:val="000000" w:themeColor="text1"/>
          </w:rPr>
          <w:t>Their r</w:t>
        </w:r>
      </w:ins>
      <w:ins w:id="546" w:author="Keith Wan Hang Chiu" w:date="2025-10-04T22:01:00Z" w16du:dateUtc="2025-10-04T14:01:00Z">
        <w:r w:rsidR="008A51F3">
          <w:rPr>
            <w:rFonts w:ascii="Times New Roman" w:hAnsi="Times New Roman" w:cs="Times New Roman"/>
            <w:color w:val="000000" w:themeColor="text1"/>
          </w:rPr>
          <w:t xml:space="preserve">adiology report linked to a patient in </w:t>
        </w:r>
      </w:ins>
      <w:ins w:id="547" w:author="Keith Wan Hang Chiu" w:date="2025-10-04T22:48:00Z" w16du:dateUtc="2025-10-04T14:48:00Z">
        <w:r>
          <w:rPr>
            <w:rFonts w:ascii="Times New Roman" w:hAnsi="Times New Roman" w:cs="Times New Roman"/>
            <w:color w:val="000000" w:themeColor="text1"/>
          </w:rPr>
          <w:t>HA’s</w:t>
        </w:r>
      </w:ins>
      <w:ins w:id="548" w:author="Keith Wan Hang Chiu" w:date="2025-10-04T22:01:00Z" w16du:dateUtc="2025-10-04T14:01:00Z">
        <w:r w:rsidR="008A51F3">
          <w:rPr>
            <w:rFonts w:ascii="Times New Roman" w:hAnsi="Times New Roman" w:cs="Times New Roman"/>
            <w:color w:val="000000" w:themeColor="text1"/>
          </w:rPr>
          <w:t xml:space="preserve"> electronic patient records (</w:t>
        </w:r>
        <w:proofErr w:type="spellStart"/>
        <w:r w:rsidR="008A51F3">
          <w:rPr>
            <w:rFonts w:ascii="Times New Roman" w:hAnsi="Times New Roman" w:cs="Times New Roman"/>
            <w:color w:val="000000" w:themeColor="text1"/>
          </w:rPr>
          <w:t>ePR</w:t>
        </w:r>
        <w:proofErr w:type="spellEnd"/>
        <w:r w:rsidR="008A51F3">
          <w:rPr>
            <w:rFonts w:ascii="Times New Roman" w:hAnsi="Times New Roman" w:cs="Times New Roman"/>
            <w:color w:val="000000" w:themeColor="text1"/>
          </w:rPr>
          <w:t>)</w:t>
        </w:r>
      </w:ins>
    </w:p>
    <w:p w14:paraId="4932EAE2" w14:textId="77777777" w:rsidR="0048513C" w:rsidRPr="008A51F3" w:rsidRDefault="0DA5B515" w:rsidP="005D1B03">
      <w:pPr>
        <w:pStyle w:val="Heading3"/>
        <w:rPr>
          <w:color w:val="000000"/>
        </w:rPr>
      </w:pPr>
      <w:bookmarkStart w:id="549" w:name="_Toc163737035"/>
      <w:bookmarkStart w:id="550" w:name="_Toc163737185"/>
      <w:bookmarkStart w:id="551" w:name="_Toc163737529"/>
      <w:bookmarkStart w:id="552" w:name="_Toc210600474"/>
      <w:r w:rsidRPr="008A51F3">
        <w:t>4.2.2. Exclusion Criteria</w:t>
      </w:r>
      <w:bookmarkEnd w:id="549"/>
      <w:bookmarkEnd w:id="550"/>
      <w:bookmarkEnd w:id="551"/>
      <w:bookmarkEnd w:id="552"/>
    </w:p>
    <w:p w14:paraId="055868D3" w14:textId="00AF4E50" w:rsidR="00F40C55" w:rsidRPr="008A51F3" w:rsidRDefault="00E01F4B">
      <w:pPr>
        <w:pStyle w:val="ListParagraph"/>
        <w:numPr>
          <w:ilvl w:val="0"/>
          <w:numId w:val="73"/>
        </w:numPr>
        <w:spacing w:line="276" w:lineRule="auto"/>
        <w:jc w:val="both"/>
        <w:rPr>
          <w:ins w:id="553" w:author="Keith Wan Hang Chiu" w:date="2025-10-04T21:01:00Z" w16du:dateUtc="2025-10-04T13:01:00Z"/>
          <w:rFonts w:ascii="Times New Roman" w:hAnsi="Times New Roman" w:cs="Times New Roman"/>
          <w:color w:val="000000" w:themeColor="text1"/>
          <w:rPrChange w:id="554" w:author="Keith Wan Hang Chiu" w:date="2025-10-04T22:02:00Z" w16du:dateUtc="2025-10-04T14:02:00Z">
            <w:rPr>
              <w:ins w:id="555" w:author="Keith Wan Hang Chiu" w:date="2025-10-04T21:01:00Z" w16du:dateUtc="2025-10-04T13:01:00Z"/>
              <w:color w:val="000000" w:themeColor="text1"/>
            </w:rPr>
          </w:rPrChange>
        </w:rPr>
        <w:pPrChange w:id="556" w:author="Keith Wan Hang Chiu" w:date="2025-10-04T21:03:00Z" w16du:dateUtc="2025-10-04T13:03:00Z">
          <w:pPr>
            <w:pStyle w:val="ListParagraph"/>
            <w:numPr>
              <w:numId w:val="62"/>
            </w:numPr>
            <w:spacing w:line="276" w:lineRule="auto"/>
            <w:ind w:hanging="360"/>
            <w:jc w:val="both"/>
          </w:pPr>
        </w:pPrChange>
      </w:pPr>
      <w:ins w:id="557" w:author="Keith Wan Hang Chiu" w:date="2025-10-04T22:48:00Z" w16du:dateUtc="2025-10-04T14:48:00Z">
        <w:r>
          <w:rPr>
            <w:rFonts w:ascii="Times New Roman" w:hAnsi="Times New Roman" w:cs="Times New Roman"/>
            <w:color w:val="000000" w:themeColor="text1"/>
          </w:rPr>
          <w:t xml:space="preserve">Patients with </w:t>
        </w:r>
      </w:ins>
      <w:ins w:id="558" w:author="William Cho" w:date="2025-10-04T13:41:00Z" w16du:dateUtc="2025-10-04T05:41:00Z">
        <w:del w:id="559" w:author="Keith Wan Hang Chiu" w:date="2025-10-04T20:59:00Z" w16du:dateUtc="2025-10-04T12:59:00Z">
          <w:r w:rsidR="00FC2C3F" w:rsidRPr="008A51F3" w:rsidDel="005E4283">
            <w:rPr>
              <w:rFonts w:ascii="Times New Roman" w:hAnsi="Times New Roman" w:cs="Times New Roman" w:hint="eastAsia"/>
              <w:color w:val="000000" w:themeColor="text1"/>
              <w:rPrChange w:id="560" w:author="Keith Wan Hang Chiu" w:date="2025-10-04T22:02:00Z" w16du:dateUtc="2025-10-04T14:02:00Z">
                <w:rPr>
                  <w:rFonts w:hint="eastAsia"/>
                </w:rPr>
              </w:rPrChange>
            </w:rPr>
            <w:delText>●</w:delText>
          </w:r>
          <w:r w:rsidR="00FC2C3F" w:rsidRPr="008A51F3" w:rsidDel="005E4283">
            <w:rPr>
              <w:rFonts w:ascii="Times New Roman" w:hAnsi="Times New Roman" w:cs="Times New Roman"/>
              <w:color w:val="000000" w:themeColor="text1"/>
              <w:rPrChange w:id="561" w:author="Keith Wan Hang Chiu" w:date="2025-10-04T22:02:00Z" w16du:dateUtc="2025-10-04T14:02:00Z">
                <w:rPr/>
              </w:rPrChange>
            </w:rPr>
            <w:tab/>
            <w:delText>Patients who are under 18 years old</w:delText>
          </w:r>
        </w:del>
      </w:ins>
      <w:ins w:id="562" w:author="Keith Wan Hang Chiu" w:date="2025-10-04T22:48:00Z" w16du:dateUtc="2025-10-04T14:48:00Z">
        <w:r>
          <w:rPr>
            <w:rFonts w:ascii="Times New Roman" w:hAnsi="Times New Roman" w:cs="Times New Roman"/>
            <w:color w:val="000000" w:themeColor="text1"/>
          </w:rPr>
          <w:t>i</w:t>
        </w:r>
      </w:ins>
      <w:ins w:id="563" w:author="Keith Wan Hang Chiu" w:date="2025-10-04T20:59:00Z" w16du:dateUtc="2025-10-04T12:59:00Z">
        <w:r w:rsidR="005E4283" w:rsidRPr="008A51F3">
          <w:rPr>
            <w:rFonts w:ascii="Times New Roman" w:hAnsi="Times New Roman" w:cs="Times New Roman"/>
            <w:color w:val="000000" w:themeColor="text1"/>
            <w:rPrChange w:id="564" w:author="Keith Wan Hang Chiu" w:date="2025-10-04T22:02:00Z" w16du:dateUtc="2025-10-04T14:02:00Z">
              <w:rPr/>
            </w:rPrChange>
          </w:rPr>
          <w:t>ncomplete radiology report</w:t>
        </w:r>
      </w:ins>
      <w:ins w:id="565" w:author="Keith Wan Hang Chiu" w:date="2025-10-04T21:00:00Z" w16du:dateUtc="2025-10-04T13:00:00Z">
        <w:r w:rsidR="005E4283" w:rsidRPr="008A51F3">
          <w:rPr>
            <w:rFonts w:ascii="Times New Roman" w:hAnsi="Times New Roman" w:cs="Times New Roman"/>
            <w:color w:val="000000" w:themeColor="text1"/>
            <w:rPrChange w:id="566" w:author="Keith Wan Hang Chiu" w:date="2025-10-04T22:02:00Z" w16du:dateUtc="2025-10-04T14:02:00Z">
              <w:rPr>
                <w:color w:val="000000" w:themeColor="text1"/>
              </w:rPr>
            </w:rPrChange>
          </w:rPr>
          <w:t xml:space="preserve"> where a diagnosis or differential diagnosis is not included. </w:t>
        </w:r>
      </w:ins>
    </w:p>
    <w:p w14:paraId="2E2267E5" w14:textId="4C55D8E6" w:rsidR="008843AF" w:rsidRPr="008A51F3" w:rsidRDefault="005E4283">
      <w:pPr>
        <w:pStyle w:val="ListParagraph"/>
        <w:numPr>
          <w:ilvl w:val="0"/>
          <w:numId w:val="73"/>
        </w:numPr>
        <w:rPr>
          <w:ins w:id="567" w:author="Keith Wan Hang Chiu" w:date="2025-10-04T21:03:00Z" w16du:dateUtc="2025-10-04T13:03:00Z"/>
          <w:rFonts w:ascii="Times New Roman" w:hAnsi="Times New Roman" w:cs="Times New Roman"/>
          <w:color w:val="000000" w:themeColor="text1"/>
          <w:rPrChange w:id="568" w:author="Keith Wan Hang Chiu" w:date="2025-10-04T22:02:00Z" w16du:dateUtc="2025-10-04T14:02:00Z">
            <w:rPr>
              <w:ins w:id="569" w:author="Keith Wan Hang Chiu" w:date="2025-10-04T21:03:00Z" w16du:dateUtc="2025-10-04T13:03:00Z"/>
              <w:color w:val="000000" w:themeColor="text1"/>
            </w:rPr>
          </w:rPrChange>
        </w:rPr>
        <w:pPrChange w:id="570" w:author="Keith Wan Hang Chiu" w:date="2025-10-04T21:03:00Z" w16du:dateUtc="2025-10-04T13:03:00Z">
          <w:pPr>
            <w:pStyle w:val="ListParagraph"/>
          </w:pPr>
        </w:pPrChange>
      </w:pPr>
      <w:ins w:id="571" w:author="Keith Wan Hang Chiu" w:date="2025-10-04T20:59:00Z" w16du:dateUtc="2025-10-04T12:59:00Z">
        <w:r w:rsidRPr="008A51F3">
          <w:rPr>
            <w:rFonts w:ascii="Times New Roman" w:hAnsi="Times New Roman" w:cs="Times New Roman"/>
            <w:color w:val="000000" w:themeColor="text1"/>
            <w:rPrChange w:id="572" w:author="Keith Wan Hang Chiu" w:date="2025-10-04T22:02:00Z" w16du:dateUtc="2025-10-04T14:02:00Z">
              <w:rPr/>
            </w:rPrChange>
          </w:rPr>
          <w:t xml:space="preserve">Radiology </w:t>
        </w:r>
      </w:ins>
      <w:ins w:id="573" w:author="Keith Wan Hang Chiu" w:date="2025-10-04T22:49:00Z" w16du:dateUtc="2025-10-04T14:49:00Z">
        <w:r w:rsidR="00E01F4B">
          <w:rPr>
            <w:rFonts w:ascii="Times New Roman" w:hAnsi="Times New Roman" w:cs="Times New Roman"/>
            <w:color w:val="000000" w:themeColor="text1"/>
          </w:rPr>
          <w:t>r</w:t>
        </w:r>
      </w:ins>
      <w:ins w:id="574" w:author="Keith Wan Hang Chiu" w:date="2025-10-04T20:59:00Z" w16du:dateUtc="2025-10-04T12:59:00Z">
        <w:r w:rsidRPr="008A51F3">
          <w:rPr>
            <w:rFonts w:ascii="Times New Roman" w:hAnsi="Times New Roman" w:cs="Times New Roman"/>
            <w:color w:val="000000" w:themeColor="text1"/>
            <w:rPrChange w:id="575" w:author="Keith Wan Hang Chiu" w:date="2025-10-04T22:02:00Z" w16du:dateUtc="2025-10-04T14:02:00Z">
              <w:rPr/>
            </w:rPrChange>
          </w:rPr>
          <w:t xml:space="preserve">eport </w:t>
        </w:r>
      </w:ins>
      <w:ins w:id="576" w:author="Keith Wan Hang Chiu" w:date="2025-10-04T22:48:00Z" w16du:dateUtc="2025-10-04T14:48:00Z">
        <w:r w:rsidR="00E01F4B">
          <w:rPr>
            <w:rFonts w:ascii="Times New Roman" w:hAnsi="Times New Roman" w:cs="Times New Roman"/>
            <w:color w:val="000000" w:themeColor="text1"/>
          </w:rPr>
          <w:t xml:space="preserve">or </w:t>
        </w:r>
      </w:ins>
      <w:ins w:id="577" w:author="Keith Wan Hang Chiu" w:date="2025-10-04T22:49:00Z" w16du:dateUtc="2025-10-04T14:49:00Z">
        <w:r w:rsidR="00E01F4B">
          <w:rPr>
            <w:rFonts w:ascii="Times New Roman" w:hAnsi="Times New Roman" w:cs="Times New Roman"/>
            <w:color w:val="000000" w:themeColor="text1"/>
          </w:rPr>
          <w:t>EHR data</w:t>
        </w:r>
      </w:ins>
      <w:ins w:id="578" w:author="Keith Wan Hang Chiu" w:date="2025-10-04T22:48:00Z" w16du:dateUtc="2025-10-04T14:48:00Z">
        <w:r w:rsidR="00E01F4B">
          <w:rPr>
            <w:rFonts w:ascii="Times New Roman" w:hAnsi="Times New Roman" w:cs="Times New Roman"/>
            <w:color w:val="000000" w:themeColor="text1"/>
          </w:rPr>
          <w:t xml:space="preserve"> </w:t>
        </w:r>
      </w:ins>
      <w:ins w:id="579" w:author="Keith Wan Hang Chiu" w:date="2025-10-04T20:59:00Z" w16du:dateUtc="2025-10-04T12:59:00Z">
        <w:r w:rsidRPr="008A51F3">
          <w:rPr>
            <w:rFonts w:ascii="Times New Roman" w:hAnsi="Times New Roman" w:cs="Times New Roman"/>
            <w:color w:val="000000" w:themeColor="text1"/>
            <w:rPrChange w:id="580" w:author="Keith Wan Hang Chiu" w:date="2025-10-04T22:02:00Z" w16du:dateUtc="2025-10-04T14:02:00Z">
              <w:rPr/>
            </w:rPrChange>
          </w:rPr>
          <w:t xml:space="preserve">not written in English language. </w:t>
        </w:r>
      </w:ins>
    </w:p>
    <w:p w14:paraId="030111A8" w14:textId="115B4546" w:rsidR="005E4283" w:rsidRPr="008A51F3" w:rsidDel="008843AF" w:rsidRDefault="005E4283">
      <w:pPr>
        <w:pStyle w:val="ListParagraph"/>
        <w:numPr>
          <w:ilvl w:val="0"/>
          <w:numId w:val="68"/>
        </w:numPr>
        <w:spacing w:line="276" w:lineRule="auto"/>
        <w:jc w:val="both"/>
        <w:rPr>
          <w:del w:id="581" w:author="Keith Wan Hang Chiu" w:date="2025-10-04T20:59:00Z" w16du:dateUtc="2025-10-04T12:59:00Z"/>
          <w:rFonts w:ascii="Times New Roman" w:hAnsi="Times New Roman" w:cs="Times New Roman"/>
          <w:color w:val="000000" w:themeColor="text1"/>
          <w:rPrChange w:id="582" w:author="Keith Wan Hang Chiu" w:date="2025-10-04T22:02:00Z" w16du:dateUtc="2025-10-04T14:02:00Z">
            <w:rPr>
              <w:del w:id="583" w:author="Keith Wan Hang Chiu" w:date="2025-10-04T20:59:00Z" w16du:dateUtc="2025-10-04T12:59:00Z"/>
            </w:rPr>
          </w:rPrChange>
        </w:rPr>
        <w:pPrChange w:id="584" w:author="Keith Wan Hang Chiu" w:date="2025-10-04T21:03:00Z" w16du:dateUtc="2025-10-04T13:03:00Z">
          <w:pPr>
            <w:pStyle w:val="ListParagraph"/>
            <w:numPr>
              <w:numId w:val="63"/>
            </w:numPr>
            <w:spacing w:line="276" w:lineRule="auto"/>
            <w:ind w:hanging="360"/>
            <w:jc w:val="both"/>
          </w:pPr>
        </w:pPrChange>
      </w:pPr>
    </w:p>
    <w:p w14:paraId="3BD714C6" w14:textId="0FE34638" w:rsidR="008843AF" w:rsidRPr="008A51F3" w:rsidRDefault="008843AF">
      <w:pPr>
        <w:pStyle w:val="ListParagraph"/>
        <w:numPr>
          <w:ilvl w:val="0"/>
          <w:numId w:val="73"/>
        </w:numPr>
        <w:rPr>
          <w:ins w:id="585" w:author="Keith Wan Hang Chiu" w:date="2025-10-04T21:02:00Z" w16du:dateUtc="2025-10-04T13:02:00Z"/>
          <w:color w:val="000000" w:themeColor="text1"/>
          <w:rPrChange w:id="586" w:author="Keith Wan Hang Chiu" w:date="2025-10-04T22:02:00Z" w16du:dateUtc="2025-10-04T14:02:00Z">
            <w:rPr>
              <w:ins w:id="587" w:author="Keith Wan Hang Chiu" w:date="2025-10-04T21:02:00Z" w16du:dateUtc="2025-10-04T13:02:00Z"/>
            </w:rPr>
          </w:rPrChange>
        </w:rPr>
        <w:pPrChange w:id="588" w:author="Keith Wan Hang Chiu" w:date="2025-10-04T21:03:00Z" w16du:dateUtc="2025-10-04T13:03:00Z">
          <w:pPr/>
        </w:pPrChange>
      </w:pPr>
      <w:ins w:id="589" w:author="Keith Wan Hang Chiu" w:date="2025-10-04T21:02:00Z" w16du:dateUtc="2025-10-04T13:02:00Z">
        <w:r w:rsidRPr="008A51F3">
          <w:rPr>
            <w:rFonts w:ascii="Times New Roman" w:hAnsi="Times New Roman" w:cs="Times New Roman"/>
            <w:color w:val="000000" w:themeColor="text1"/>
            <w:rPrChange w:id="590" w:author="Keith Wan Hang Chiu" w:date="2025-10-04T22:02:00Z" w16du:dateUtc="2025-10-04T14:02:00Z">
              <w:rPr/>
            </w:rPrChange>
          </w:rPr>
          <w:t xml:space="preserve">Radiology </w:t>
        </w:r>
      </w:ins>
      <w:ins w:id="591" w:author="Keith Wan Hang Chiu" w:date="2025-10-04T21:03:00Z" w16du:dateUtc="2025-10-04T13:03:00Z">
        <w:r w:rsidRPr="008A51F3">
          <w:rPr>
            <w:rFonts w:ascii="Times New Roman" w:hAnsi="Times New Roman" w:cs="Times New Roman"/>
            <w:color w:val="000000" w:themeColor="text1"/>
            <w:rPrChange w:id="592" w:author="Keith Wan Hang Chiu" w:date="2025-10-04T22:02:00Z" w16du:dateUtc="2025-10-04T14:02:00Z">
              <w:rPr/>
            </w:rPrChange>
          </w:rPr>
          <w:t xml:space="preserve">report or EHR data where anonymisation is not possible. </w:t>
        </w:r>
      </w:ins>
    </w:p>
    <w:p w14:paraId="323E7C60" w14:textId="1A9E4613" w:rsidR="00FC2C3F" w:rsidRPr="008A51F3" w:rsidRDefault="00FC2C3F" w:rsidP="008843AF">
      <w:pPr>
        <w:pStyle w:val="ListParagraph"/>
        <w:numPr>
          <w:ilvl w:val="0"/>
          <w:numId w:val="73"/>
        </w:numPr>
        <w:rPr>
          <w:ins w:id="593" w:author="Keith Wan Hang Chiu" w:date="2025-10-04T21:04:00Z" w16du:dateUtc="2025-10-04T13:04:00Z"/>
          <w:rFonts w:ascii="Times New Roman" w:hAnsi="Times New Roman" w:cs="Times New Roman"/>
          <w:rPrChange w:id="594" w:author="Keith Wan Hang Chiu" w:date="2025-10-04T22:02:00Z" w16du:dateUtc="2025-10-04T14:02:00Z">
            <w:rPr>
              <w:ins w:id="595" w:author="Keith Wan Hang Chiu" w:date="2025-10-04T21:04:00Z" w16du:dateUtc="2025-10-04T13:04:00Z"/>
            </w:rPr>
          </w:rPrChange>
        </w:rPr>
      </w:pPr>
      <w:ins w:id="596" w:author="William Cho" w:date="2025-10-04T13:41:00Z" w16du:dateUtc="2025-10-04T05:41:00Z">
        <w:del w:id="597" w:author="Keith Wan Hang Chiu" w:date="2025-10-04T20:59:00Z" w16du:dateUtc="2025-10-04T12:59:00Z">
          <w:r w:rsidRPr="008A51F3" w:rsidDel="005E4283">
            <w:rPr>
              <w:rFonts w:ascii="Times New Roman" w:hAnsi="Times New Roman" w:cs="Times New Roman" w:hint="eastAsia"/>
              <w:rPrChange w:id="598" w:author="Keith Wan Hang Chiu" w:date="2025-10-04T22:02:00Z" w16du:dateUtc="2025-10-04T14:02:00Z">
                <w:rPr>
                  <w:rFonts w:hint="eastAsia"/>
                </w:rPr>
              </w:rPrChange>
            </w:rPr>
            <w:delText>●</w:delText>
          </w:r>
          <w:r w:rsidRPr="008A51F3" w:rsidDel="005E4283">
            <w:rPr>
              <w:rFonts w:ascii="Times New Roman" w:hAnsi="Times New Roman" w:cs="Times New Roman"/>
              <w:rPrChange w:id="599" w:author="Keith Wan Hang Chiu" w:date="2025-10-04T22:02:00Z" w16du:dateUtc="2025-10-04T14:02:00Z">
                <w:rPr/>
              </w:rPrChange>
            </w:rPr>
            <w:tab/>
            <w:delText>Subjects with mental illnes</w:delText>
          </w:r>
        </w:del>
      </w:ins>
      <w:ins w:id="600" w:author="William Cho" w:date="2025-10-04T13:42:00Z" w16du:dateUtc="2025-10-04T05:42:00Z">
        <w:del w:id="601" w:author="Keith Wan Hang Chiu" w:date="2025-10-04T20:59:00Z" w16du:dateUtc="2025-10-04T12:59:00Z">
          <w:r w:rsidRPr="008A51F3" w:rsidDel="005E4283">
            <w:rPr>
              <w:rFonts w:ascii="Times New Roman" w:hAnsi="Times New Roman" w:cs="Times New Roman"/>
              <w:rPrChange w:id="602" w:author="Keith Wan Hang Chiu" w:date="2025-10-04T22:02:00Z" w16du:dateUtc="2025-10-04T14:02:00Z">
                <w:rPr/>
              </w:rPrChange>
            </w:rPr>
            <w:delText>s</w:delText>
          </w:r>
        </w:del>
      </w:ins>
      <w:ins w:id="603" w:author="Keith Wan Hang Chiu" w:date="2025-10-04T20:59:00Z" w16du:dateUtc="2025-10-04T12:59:00Z">
        <w:r w:rsidR="005E4283" w:rsidRPr="008A51F3">
          <w:rPr>
            <w:rFonts w:ascii="Times New Roman" w:hAnsi="Times New Roman" w:cs="Times New Roman"/>
            <w:rPrChange w:id="604" w:author="Keith Wan Hang Chiu" w:date="2025-10-04T22:02:00Z" w16du:dateUtc="2025-10-04T14:02:00Z">
              <w:rPr/>
            </w:rPrChange>
          </w:rPr>
          <w:t xml:space="preserve">Incomplete patient characteristics from </w:t>
        </w:r>
      </w:ins>
      <w:ins w:id="605" w:author="Keith Wan Hang Chiu" w:date="2025-10-04T22:49:00Z" w16du:dateUtc="2025-10-04T14:49:00Z">
        <w:r w:rsidR="00E01F4B">
          <w:rPr>
            <w:rFonts w:ascii="Times New Roman" w:hAnsi="Times New Roman" w:cs="Times New Roman"/>
          </w:rPr>
          <w:t>EHR</w:t>
        </w:r>
      </w:ins>
    </w:p>
    <w:p w14:paraId="5B7DD0D8" w14:textId="0E106DB7" w:rsidR="008843AF" w:rsidRPr="00477272" w:rsidRDefault="008843AF">
      <w:pPr>
        <w:pStyle w:val="ListParagraph"/>
        <w:numPr>
          <w:ilvl w:val="0"/>
          <w:numId w:val="73"/>
        </w:numPr>
        <w:pPrChange w:id="606" w:author="Keith Wan Hang Chiu" w:date="2025-10-04T21:03:00Z" w16du:dateUtc="2025-10-04T13:03:00Z">
          <w:pPr>
            <w:spacing w:line="276" w:lineRule="auto"/>
            <w:jc w:val="both"/>
          </w:pPr>
        </w:pPrChange>
      </w:pPr>
      <w:ins w:id="607" w:author="Keith Wan Hang Chiu" w:date="2025-10-04T21:04:00Z" w16du:dateUtc="2025-10-04T13:04:00Z">
        <w:r w:rsidRPr="008A51F3">
          <w:rPr>
            <w:rFonts w:ascii="Times New Roman" w:hAnsi="Times New Roman" w:cs="Times New Roman"/>
            <w:color w:val="000000" w:themeColor="text1"/>
            <w:rPrChange w:id="608" w:author="Keith Wan Hang Chiu" w:date="2025-10-04T22:02:00Z" w16du:dateUtc="2025-10-04T14:02:00Z">
              <w:rPr>
                <w:color w:val="000000" w:themeColor="text1"/>
              </w:rPr>
            </w:rPrChange>
          </w:rPr>
          <w:t>Radiology report containing erroneous information.</w:t>
        </w:r>
      </w:ins>
    </w:p>
    <w:p w14:paraId="0873C52F" w14:textId="77777777" w:rsidR="00FC2C3F" w:rsidRDefault="00FC2C3F">
      <w:pPr>
        <w:rPr>
          <w:ins w:id="609" w:author="William Cho" w:date="2025-10-04T13:42:00Z" w16du:dateUtc="2025-10-04T05:42:00Z"/>
        </w:rPr>
      </w:pPr>
    </w:p>
    <w:p w14:paraId="76B9422D" w14:textId="38A4E01E" w:rsidR="00FC2C3F" w:rsidDel="00C41765" w:rsidRDefault="00FC2C3F" w:rsidP="00FC2C3F">
      <w:pPr>
        <w:suppressAutoHyphens/>
        <w:overflowPunct w:val="0"/>
        <w:adjustRightInd w:val="0"/>
        <w:snapToGrid w:val="0"/>
        <w:ind w:left="425" w:hanging="425"/>
        <w:jc w:val="both"/>
        <w:rPr>
          <w:del w:id="610" w:author="Keith Wan Hang Chiu" w:date="2025-10-04T21:02:00Z" w16du:dateUtc="2025-10-04T13:02:00Z"/>
        </w:rPr>
      </w:pPr>
    </w:p>
    <w:p w14:paraId="0C53B8FF" w14:textId="77777777" w:rsidR="00C41765" w:rsidRDefault="00C41765">
      <w:pPr>
        <w:rPr>
          <w:ins w:id="611" w:author="Sin Yu Joanne Hui" w:date="2025-10-06T00:03:00Z" w16du:dateUtc="2025-10-05T16:03:00Z"/>
        </w:rPr>
      </w:pPr>
    </w:p>
    <w:p w14:paraId="37C543D6" w14:textId="77777777" w:rsidR="00C41765" w:rsidRDefault="00C41765">
      <w:pPr>
        <w:rPr>
          <w:ins w:id="612" w:author="Sin Yu Joanne Hui" w:date="2025-10-06T00:03:00Z" w16du:dateUtc="2025-10-05T16:03:00Z"/>
        </w:rPr>
      </w:pPr>
    </w:p>
    <w:p w14:paraId="65E892BE" w14:textId="77777777" w:rsidR="00C41765" w:rsidRDefault="00C41765">
      <w:pPr>
        <w:rPr>
          <w:ins w:id="613" w:author="Sin Yu Joanne Hui" w:date="2025-10-06T00:03:00Z" w16du:dateUtc="2025-10-05T16:03:00Z"/>
        </w:rPr>
      </w:pPr>
    </w:p>
    <w:p w14:paraId="03A94C22" w14:textId="243D1959" w:rsidR="00FC2C3F" w:rsidRPr="00FC2C3F" w:rsidRDefault="00FC2C3F" w:rsidP="00FC2C3F">
      <w:pPr>
        <w:suppressAutoHyphens/>
        <w:overflowPunct w:val="0"/>
        <w:adjustRightInd w:val="0"/>
        <w:snapToGrid w:val="0"/>
        <w:ind w:left="425" w:hanging="425"/>
        <w:jc w:val="both"/>
        <w:rPr>
          <w:ins w:id="614" w:author="William Cho" w:date="2025-10-04T13:42:00Z" w16du:dateUtc="2025-10-04T05:42:00Z"/>
          <w:rFonts w:cstheme="minorHAnsi"/>
          <w:b/>
          <w:bCs/>
          <w:snapToGrid w:val="0"/>
          <w:szCs w:val="22"/>
          <w:rPrChange w:id="615" w:author="William Cho" w:date="2025-10-04T13:43:00Z" w16du:dateUtc="2025-10-04T05:43:00Z">
            <w:rPr>
              <w:ins w:id="616" w:author="William Cho" w:date="2025-10-04T13:42:00Z" w16du:dateUtc="2025-10-04T05:42:00Z"/>
              <w:rFonts w:cstheme="minorHAnsi"/>
              <w:b/>
              <w:bCs/>
              <w:i/>
              <w:iCs/>
              <w:snapToGrid w:val="0"/>
              <w:szCs w:val="22"/>
            </w:rPr>
          </w:rPrChange>
        </w:rPr>
      </w:pPr>
      <w:ins w:id="617" w:author="William Cho" w:date="2025-10-04T13:43:00Z" w16du:dateUtc="2025-10-04T05:43:00Z">
        <w:r w:rsidRPr="00FC2C3F">
          <w:rPr>
            <w:rFonts w:cstheme="minorHAnsi"/>
            <w:b/>
            <w:bCs/>
            <w:snapToGrid w:val="0"/>
            <w:szCs w:val="22"/>
            <w:rPrChange w:id="618" w:author="William Cho" w:date="2025-10-04T13:43:00Z" w16du:dateUtc="2025-10-04T05:43:00Z">
              <w:rPr>
                <w:rFonts w:cstheme="minorHAnsi"/>
                <w:b/>
                <w:bCs/>
                <w:i/>
                <w:iCs/>
                <w:snapToGrid w:val="0"/>
                <w:szCs w:val="22"/>
              </w:rPr>
            </w:rPrChange>
          </w:rPr>
          <w:lastRenderedPageBreak/>
          <w:t>4</w:t>
        </w:r>
      </w:ins>
      <w:ins w:id="619" w:author="William Cho" w:date="2025-10-04T13:42:00Z" w16du:dateUtc="2025-10-04T05:42:00Z">
        <w:r w:rsidRPr="00FC2C3F">
          <w:rPr>
            <w:rFonts w:cstheme="minorHAnsi"/>
            <w:b/>
            <w:bCs/>
            <w:snapToGrid w:val="0"/>
            <w:szCs w:val="22"/>
            <w:rPrChange w:id="620" w:author="William Cho" w:date="2025-10-04T13:43:00Z" w16du:dateUtc="2025-10-04T05:43:00Z">
              <w:rPr>
                <w:rFonts w:cstheme="minorHAnsi"/>
                <w:b/>
                <w:bCs/>
                <w:i/>
                <w:iCs/>
                <w:snapToGrid w:val="0"/>
                <w:szCs w:val="22"/>
              </w:rPr>
            </w:rPrChange>
          </w:rPr>
          <w:t>.3</w:t>
        </w:r>
        <w:r w:rsidRPr="00FC2C3F">
          <w:rPr>
            <w:rFonts w:cstheme="minorHAnsi"/>
            <w:b/>
            <w:bCs/>
            <w:snapToGrid w:val="0"/>
            <w:szCs w:val="22"/>
            <w:rPrChange w:id="621" w:author="William Cho" w:date="2025-10-04T13:43:00Z" w16du:dateUtc="2025-10-04T05:43:00Z">
              <w:rPr>
                <w:rFonts w:cstheme="minorHAnsi"/>
                <w:b/>
                <w:bCs/>
                <w:i/>
                <w:iCs/>
                <w:snapToGrid w:val="0"/>
                <w:szCs w:val="22"/>
              </w:rPr>
            </w:rPrChange>
          </w:rPr>
          <w:tab/>
          <w:t xml:space="preserve">Sample-size and </w:t>
        </w:r>
        <w:r w:rsidRPr="00FC2C3F">
          <w:rPr>
            <w:rFonts w:cstheme="minorHAnsi"/>
            <w:b/>
            <w:snapToGrid w:val="0"/>
            <w:szCs w:val="22"/>
            <w:rPrChange w:id="622" w:author="William Cho" w:date="2025-10-04T13:43:00Z" w16du:dateUtc="2025-10-04T05:43:00Z">
              <w:rPr>
                <w:rFonts w:cstheme="minorHAnsi"/>
                <w:b/>
                <w:i/>
                <w:iCs/>
                <w:snapToGrid w:val="0"/>
                <w:szCs w:val="22"/>
              </w:rPr>
            </w:rPrChange>
          </w:rPr>
          <w:t>rationale</w:t>
        </w:r>
        <w:r w:rsidRPr="00FC2C3F">
          <w:rPr>
            <w:rFonts w:cstheme="minorHAnsi"/>
            <w:b/>
            <w:bCs/>
            <w:snapToGrid w:val="0"/>
            <w:szCs w:val="22"/>
            <w:rPrChange w:id="623" w:author="William Cho" w:date="2025-10-04T13:43:00Z" w16du:dateUtc="2025-10-04T05:43:00Z">
              <w:rPr>
                <w:rFonts w:cstheme="minorHAnsi"/>
                <w:b/>
                <w:bCs/>
                <w:i/>
                <w:iCs/>
                <w:snapToGrid w:val="0"/>
                <w:szCs w:val="22"/>
              </w:rPr>
            </w:rPrChange>
          </w:rPr>
          <w:t xml:space="preserve"> for </w:t>
        </w:r>
        <w:commentRangeStart w:id="624"/>
        <w:r w:rsidRPr="00FC2C3F">
          <w:rPr>
            <w:rFonts w:cstheme="minorHAnsi"/>
            <w:b/>
            <w:bCs/>
            <w:snapToGrid w:val="0"/>
            <w:szCs w:val="22"/>
            <w:rPrChange w:id="625" w:author="William Cho" w:date="2025-10-04T13:43:00Z" w16du:dateUtc="2025-10-04T05:43:00Z">
              <w:rPr>
                <w:rFonts w:cstheme="minorHAnsi"/>
                <w:b/>
                <w:bCs/>
                <w:i/>
                <w:iCs/>
                <w:snapToGrid w:val="0"/>
                <w:szCs w:val="22"/>
              </w:rPr>
            </w:rPrChange>
          </w:rPr>
          <w:t>calculation</w:t>
        </w:r>
      </w:ins>
      <w:commentRangeEnd w:id="624"/>
      <w:r w:rsidR="00A041A3">
        <w:rPr>
          <w:rStyle w:val="CommentReference"/>
        </w:rPr>
        <w:commentReference w:id="624"/>
      </w:r>
    </w:p>
    <w:p w14:paraId="2CC5F1F7" w14:textId="77777777" w:rsidR="004B69DC" w:rsidDel="00C41765" w:rsidRDefault="004B69DC" w:rsidP="00FC2C3F">
      <w:pPr>
        <w:suppressAutoHyphens/>
        <w:overflowPunct w:val="0"/>
        <w:adjustRightInd w:val="0"/>
        <w:snapToGrid w:val="0"/>
        <w:ind w:left="567" w:hanging="567"/>
        <w:jc w:val="both"/>
        <w:rPr>
          <w:ins w:id="626" w:author="Keith Wan Hang Chiu" w:date="2025-10-04T23:18:00Z" w16du:dateUtc="2025-10-04T15:18:00Z"/>
          <w:del w:id="627" w:author="Sin Yu Joanne Hui" w:date="2025-10-06T00:03:00Z" w16du:dateUtc="2025-10-05T16:03:00Z"/>
          <w:rFonts w:eastAsia="DFKai-SB" w:cstheme="minorHAnsi"/>
          <w:bCs/>
          <w:snapToGrid w:val="0"/>
        </w:rPr>
      </w:pPr>
    </w:p>
    <w:p w14:paraId="3C8C2641" w14:textId="599D1BB9" w:rsidR="00FC2C3F" w:rsidRDefault="004B69DC" w:rsidP="004B69DC">
      <w:pPr>
        <w:suppressAutoHyphens/>
        <w:overflowPunct w:val="0"/>
        <w:adjustRightInd w:val="0"/>
        <w:snapToGrid w:val="0"/>
        <w:ind w:left="567" w:hanging="567"/>
        <w:jc w:val="both"/>
        <w:rPr>
          <w:ins w:id="628" w:author="William Cho" w:date="2025-10-04T13:43:00Z" w16du:dateUtc="2025-10-04T05:43:00Z"/>
          <w:rFonts w:eastAsia="DFKai-SB" w:cstheme="minorHAnsi"/>
          <w:bCs/>
          <w:snapToGrid w:val="0"/>
        </w:rPr>
      </w:pPr>
      <w:ins w:id="629" w:author="Keith Wan Hang Chiu" w:date="2025-10-04T23:18:00Z" w16du:dateUtc="2025-10-04T15:18:00Z">
        <w:r w:rsidRPr="004B69DC">
          <w:rPr>
            <w:rFonts w:eastAsia="DFKai-SB" w:cstheme="minorHAnsi"/>
            <w:bCs/>
            <w:snapToGrid w:val="0"/>
          </w:rPr>
          <w:t>While the exact number of datasets required is difficult to quantify as it depends upon numerous factors and matrix measured</w:t>
        </w:r>
      </w:ins>
      <w:ins w:id="630" w:author="Keith Wan Hang Chiu" w:date="2025-10-04T23:22:00Z" w16du:dateUtc="2025-10-04T15:22:00Z">
        <w:r>
          <w:rPr>
            <w:rFonts w:eastAsia="DFKai-SB" w:cstheme="minorHAnsi"/>
            <w:bCs/>
            <w:snapToGrid w:val="0"/>
          </w:rPr>
          <w:t xml:space="preserve">. The </w:t>
        </w:r>
      </w:ins>
      <w:ins w:id="631" w:author="Keith Wan Hang Chiu" w:date="2025-10-04T23:18:00Z" w16du:dateUtc="2025-10-04T15:18:00Z">
        <w:r w:rsidRPr="004B69DC">
          <w:rPr>
            <w:rFonts w:eastAsia="DFKai-SB" w:cstheme="minorHAnsi"/>
            <w:bCs/>
            <w:snapToGrid w:val="0"/>
          </w:rPr>
          <w:t>power calculation</w:t>
        </w:r>
      </w:ins>
      <w:ins w:id="632" w:author="Keith Wan Hang Chiu" w:date="2025-10-04T23:22:00Z" w16du:dateUtc="2025-10-04T15:22:00Z">
        <w:r>
          <w:rPr>
            <w:rFonts w:eastAsia="DFKai-SB" w:cstheme="minorHAnsi"/>
            <w:bCs/>
            <w:snapToGrid w:val="0"/>
          </w:rPr>
          <w:t xml:space="preserve"> of this study is</w:t>
        </w:r>
      </w:ins>
      <w:ins w:id="633" w:author="Keith Wan Hang Chiu" w:date="2025-10-04T23:18:00Z" w16du:dateUtc="2025-10-04T15:18:00Z">
        <w:r w:rsidRPr="004B69DC">
          <w:rPr>
            <w:rFonts w:eastAsia="DFKai-SB" w:cstheme="minorHAnsi"/>
            <w:bCs/>
            <w:snapToGrid w:val="0"/>
          </w:rPr>
          <w:t xml:space="preserve"> </w:t>
        </w:r>
        <w:r>
          <w:rPr>
            <w:rFonts w:eastAsia="DFKai-SB" w:cstheme="minorHAnsi"/>
            <w:bCs/>
            <w:snapToGrid w:val="0"/>
          </w:rPr>
          <w:t xml:space="preserve">based on </w:t>
        </w:r>
      </w:ins>
      <w:ins w:id="634" w:author="Keith Wan Hang Chiu" w:date="2025-10-04T23:22:00Z" w16du:dateUtc="2025-10-04T15:22:00Z">
        <w:r>
          <w:rPr>
            <w:rFonts w:eastAsia="DFKai-SB" w:cstheme="minorHAnsi"/>
            <w:bCs/>
            <w:snapToGrid w:val="0"/>
          </w:rPr>
          <w:t xml:space="preserve">a </w:t>
        </w:r>
      </w:ins>
      <w:ins w:id="635" w:author="Keith Wan Hang Chiu" w:date="2025-10-04T23:18:00Z" w16du:dateUtc="2025-10-04T15:18:00Z">
        <w:r>
          <w:rPr>
            <w:rFonts w:eastAsia="DFKai-SB" w:cstheme="minorHAnsi"/>
            <w:bCs/>
            <w:snapToGrid w:val="0"/>
          </w:rPr>
          <w:t xml:space="preserve">previous study by </w:t>
        </w:r>
      </w:ins>
      <w:ins w:id="636" w:author="Keith Wan Hang Chiu" w:date="2025-10-04T23:19:00Z" w16du:dateUtc="2025-10-04T15:19:00Z">
        <w:r>
          <w:rPr>
            <w:rFonts w:eastAsia="DFKai-SB" w:cstheme="minorHAnsi"/>
            <w:bCs/>
            <w:snapToGrid w:val="0"/>
          </w:rPr>
          <w:t xml:space="preserve">Elsie van </w:t>
        </w:r>
        <w:proofErr w:type="spellStart"/>
        <w:r>
          <w:rPr>
            <w:rFonts w:eastAsia="DFKai-SB" w:cstheme="minorHAnsi"/>
            <w:bCs/>
            <w:snapToGrid w:val="0"/>
          </w:rPr>
          <w:t>Drisel</w:t>
        </w:r>
        <w:proofErr w:type="spellEnd"/>
        <w:r>
          <w:rPr>
            <w:rFonts w:eastAsia="DFKai-SB" w:cstheme="minorHAnsi"/>
            <w:bCs/>
            <w:snapToGrid w:val="0"/>
          </w:rPr>
          <w:t xml:space="preserve"> </w:t>
        </w:r>
      </w:ins>
      <w:ins w:id="637" w:author="Keith Wan Hang Chiu" w:date="2025-10-04T23:20:00Z" w16du:dateUtc="2025-10-04T15:20:00Z">
        <w:r>
          <w:rPr>
            <w:rFonts w:eastAsia="DFKai-SB" w:cstheme="minorHAnsi"/>
            <w:bCs/>
            <w:snapToGrid w:val="0"/>
          </w:rPr>
          <w:t>who evaluate the effectiveness of</w:t>
        </w:r>
      </w:ins>
      <w:ins w:id="638" w:author="Keith Wan Hang Chiu" w:date="2025-10-04T23:19:00Z" w16du:dateUtc="2025-10-04T15:19:00Z">
        <w:r>
          <w:rPr>
            <w:rFonts w:eastAsia="DFKai-SB" w:cstheme="minorHAnsi"/>
            <w:bCs/>
            <w:snapToGrid w:val="0"/>
          </w:rPr>
          <w:t xml:space="preserve"> GPT-4 </w:t>
        </w:r>
      </w:ins>
      <w:ins w:id="639" w:author="Keith Wan Hang Chiu" w:date="2025-10-04T23:20:00Z" w16du:dateUtc="2025-10-04T15:20:00Z">
        <w:r>
          <w:rPr>
            <w:rFonts w:eastAsia="DFKai-SB" w:cstheme="minorHAnsi"/>
            <w:bCs/>
            <w:snapToGrid w:val="0"/>
          </w:rPr>
          <w:t xml:space="preserve">in enabling patient </w:t>
        </w:r>
      </w:ins>
      <w:ins w:id="640" w:author="Keith Wan Hang Chiu" w:date="2025-10-04T23:19:00Z" w16du:dateUtc="2025-10-04T15:19:00Z">
        <w:r>
          <w:rPr>
            <w:rFonts w:eastAsia="DFKai-SB" w:cstheme="minorHAnsi"/>
            <w:bCs/>
            <w:snapToGrid w:val="0"/>
          </w:rPr>
          <w:t xml:space="preserve">comprehension </w:t>
        </w:r>
      </w:ins>
      <w:ins w:id="641" w:author="Keith Wan Hang Chiu" w:date="2025-10-04T23:20:00Z" w16du:dateUtc="2025-10-04T15:20:00Z">
        <w:r>
          <w:rPr>
            <w:rFonts w:eastAsia="DFKai-SB" w:cstheme="minorHAnsi"/>
            <w:bCs/>
            <w:snapToGrid w:val="0"/>
          </w:rPr>
          <w:t xml:space="preserve">of radiology </w:t>
        </w:r>
        <w:proofErr w:type="gramStart"/>
        <w:r>
          <w:rPr>
            <w:rFonts w:eastAsia="DFKai-SB" w:cstheme="minorHAnsi"/>
            <w:bCs/>
            <w:snapToGrid w:val="0"/>
          </w:rPr>
          <w:t>reports</w:t>
        </w:r>
      </w:ins>
      <w:ins w:id="642" w:author="Keith Wan Hang Chiu" w:date="2025-10-04T23:21:00Z" w16du:dateUtc="2025-10-04T15:21:00Z">
        <w:r>
          <w:rPr>
            <w:rFonts w:eastAsia="DFKai-SB" w:cstheme="minorHAnsi"/>
            <w:bCs/>
            <w:snapToGrid w:val="0"/>
          </w:rPr>
          <w:t xml:space="preserve">, </w:t>
        </w:r>
      </w:ins>
      <w:ins w:id="643" w:author="Keith Wan Hang Chiu" w:date="2025-10-04T23:23:00Z" w16du:dateUtc="2025-10-04T15:23:00Z">
        <w:r>
          <w:rPr>
            <w:rFonts w:eastAsia="DFKai-SB" w:cstheme="minorHAnsi"/>
            <w:bCs/>
            <w:snapToGrid w:val="0"/>
          </w:rPr>
          <w:t>and</w:t>
        </w:r>
      </w:ins>
      <w:proofErr w:type="gramEnd"/>
      <w:ins w:id="644" w:author="Keith Wan Hang Chiu" w:date="2025-10-04T23:21:00Z" w16du:dateUtc="2025-10-04T15:21:00Z">
        <w:r>
          <w:rPr>
            <w:rFonts w:eastAsia="DFKai-SB" w:cstheme="minorHAnsi"/>
            <w:bCs/>
            <w:snapToGrid w:val="0"/>
          </w:rPr>
          <w:t xml:space="preserve"> showed that patient </w:t>
        </w:r>
      </w:ins>
      <w:ins w:id="645" w:author="Keith Wan Hang Chiu" w:date="2025-10-04T23:22:00Z" w16du:dateUtc="2025-10-04T15:22:00Z">
        <w:r>
          <w:rPr>
            <w:rFonts w:eastAsia="DFKai-SB" w:cstheme="minorHAnsi"/>
            <w:bCs/>
            <w:snapToGrid w:val="0"/>
          </w:rPr>
          <w:t xml:space="preserve">classification of </w:t>
        </w:r>
      </w:ins>
      <w:ins w:id="646" w:author="Keith Wan Hang Chiu" w:date="2025-10-04T23:21:00Z">
        <w:r w:rsidRPr="004B69DC">
          <w:rPr>
            <w:rFonts w:eastAsia="DFKai-SB" w:cstheme="minorHAnsi"/>
            <w:bCs/>
            <w:snapToGrid w:val="0"/>
          </w:rPr>
          <w:t>report outcomes increased from 63.9% to 83.3%</w:t>
        </w:r>
      </w:ins>
      <w:ins w:id="647" w:author="Keith Wan Hang Chiu" w:date="2025-10-04T23:22:00Z" w16du:dateUtc="2025-10-04T15:22:00Z">
        <w:r>
          <w:rPr>
            <w:rFonts w:eastAsia="DFKai-SB" w:cstheme="minorHAnsi"/>
            <w:bCs/>
            <w:snapToGrid w:val="0"/>
          </w:rPr>
          <w:t xml:space="preserve">. </w:t>
        </w:r>
      </w:ins>
      <w:ins w:id="648" w:author="Keith Wan Hang Chiu" w:date="2025-10-04T23:23:00Z" w16du:dateUtc="2025-10-04T15:23:00Z">
        <w:r>
          <w:rPr>
            <w:rFonts w:eastAsia="DFKai-SB" w:cstheme="minorHAnsi"/>
            <w:bCs/>
            <w:snapToGrid w:val="0"/>
          </w:rPr>
          <w:t xml:space="preserve">Assuming GAI has a ~20% improvement in patient comprehension, </w:t>
        </w:r>
      </w:ins>
      <w:ins w:id="649" w:author="Keith Wan Hang Chiu" w:date="2025-10-04T23:18:00Z" w16du:dateUtc="2025-10-04T15:18:00Z">
        <w:r w:rsidRPr="004B69DC">
          <w:rPr>
            <w:rFonts w:eastAsia="DFKai-SB" w:cstheme="minorHAnsi"/>
            <w:bCs/>
            <w:snapToGrid w:val="0"/>
          </w:rPr>
          <w:t>a significance level (alpha) of 5%, power of 90% (1-beta)</w:t>
        </w:r>
      </w:ins>
      <w:ins w:id="650" w:author="Keith Wan Hang Chiu" w:date="2025-10-04T23:24:00Z" w16du:dateUtc="2025-10-04T15:24:00Z">
        <w:r>
          <w:rPr>
            <w:rFonts w:eastAsia="DFKai-SB" w:cstheme="minorHAnsi"/>
            <w:bCs/>
            <w:snapToGrid w:val="0"/>
          </w:rPr>
          <w:t xml:space="preserve">, </w:t>
        </w:r>
      </w:ins>
      <w:ins w:id="651" w:author="Keith Wan Hang Chiu" w:date="2025-10-04T23:18:00Z" w16du:dateUtc="2025-10-04T15:18:00Z">
        <w:r w:rsidRPr="004B69DC">
          <w:rPr>
            <w:rFonts w:eastAsia="DFKai-SB" w:cstheme="minorHAnsi"/>
            <w:bCs/>
            <w:snapToGrid w:val="0"/>
          </w:rPr>
          <w:t xml:space="preserve">a sample size of </w:t>
        </w:r>
      </w:ins>
      <w:ins w:id="652" w:author="Keith Wan Hang Chiu" w:date="2025-10-04T23:24:00Z" w16du:dateUtc="2025-10-04T15:24:00Z">
        <w:r>
          <w:rPr>
            <w:rFonts w:eastAsia="DFKai-SB" w:cstheme="minorHAnsi"/>
            <w:bCs/>
            <w:snapToGrid w:val="0"/>
          </w:rPr>
          <w:t>104</w:t>
        </w:r>
      </w:ins>
      <w:ins w:id="653" w:author="Keith Wan Hang Chiu" w:date="2025-10-04T23:18:00Z" w16du:dateUtc="2025-10-04T15:18:00Z">
        <w:r w:rsidRPr="004B69DC">
          <w:rPr>
            <w:rFonts w:eastAsia="DFKai-SB" w:cstheme="minorHAnsi"/>
            <w:bCs/>
            <w:snapToGrid w:val="0"/>
          </w:rPr>
          <w:t xml:space="preserve"> patients is necessary. </w:t>
        </w:r>
      </w:ins>
      <w:ins w:id="654" w:author="Keith Wan Hang Chiu" w:date="2025-10-04T23:24:00Z" w16du:dateUtc="2025-10-04T15:24:00Z">
        <w:r>
          <w:rPr>
            <w:rFonts w:eastAsia="DFKai-SB" w:cstheme="minorHAnsi"/>
            <w:bCs/>
            <w:snapToGrid w:val="0"/>
          </w:rPr>
          <w:t xml:space="preserve">With 5 different imaging modalities, this equates to ~500 patients in </w:t>
        </w:r>
        <w:commentRangeStart w:id="655"/>
        <w:commentRangeStart w:id="656"/>
        <w:r>
          <w:rPr>
            <w:rFonts w:eastAsia="DFKai-SB" w:cstheme="minorHAnsi"/>
            <w:bCs/>
            <w:snapToGrid w:val="0"/>
          </w:rPr>
          <w:t>total</w:t>
        </w:r>
      </w:ins>
      <w:commentRangeEnd w:id="655"/>
      <w:ins w:id="657" w:author="Keith Wan Hang Chiu" w:date="2025-10-04T23:34:00Z" w16du:dateUtc="2025-10-04T15:34:00Z">
        <w:r w:rsidR="004B6753">
          <w:rPr>
            <w:rStyle w:val="CommentReference"/>
          </w:rPr>
          <w:commentReference w:id="655"/>
        </w:r>
      </w:ins>
      <w:commentRangeEnd w:id="656"/>
      <w:r w:rsidR="00B45AF2">
        <w:rPr>
          <w:rStyle w:val="CommentReference"/>
        </w:rPr>
        <w:commentReference w:id="656"/>
      </w:r>
      <w:ins w:id="658" w:author="Keith Wan Hang Chiu" w:date="2025-10-04T23:24:00Z" w16du:dateUtc="2025-10-04T15:24:00Z">
        <w:r>
          <w:rPr>
            <w:rFonts w:eastAsia="DFKai-SB" w:cstheme="minorHAnsi"/>
            <w:bCs/>
            <w:snapToGrid w:val="0"/>
          </w:rPr>
          <w:t xml:space="preserve">. </w:t>
        </w:r>
      </w:ins>
    </w:p>
    <w:p w14:paraId="241BF538" w14:textId="17FDF9BE" w:rsidR="00FC2C3F" w:rsidDel="004B69DC" w:rsidRDefault="00FC2C3F" w:rsidP="00A041A3">
      <w:pPr>
        <w:rPr>
          <w:del w:id="659" w:author="Keith Wan Hang Chiu" w:date="2025-10-04T22:20:00Z" w16du:dateUtc="2025-10-04T14:20:00Z"/>
          <w:rFonts w:eastAsia="DFKai-SB" w:cstheme="minorHAnsi"/>
          <w:bCs/>
          <w:snapToGrid w:val="0"/>
        </w:rPr>
      </w:pPr>
      <w:ins w:id="660" w:author="William Cho" w:date="2025-10-04T13:43:00Z" w16du:dateUtc="2025-10-04T05:43:00Z">
        <w:del w:id="661" w:author="Keith Wan Hang Chiu" w:date="2025-10-04T22:20:00Z" w16du:dateUtc="2025-10-04T14:20:00Z">
          <w:r w:rsidDel="00602CB4">
            <w:rPr>
              <w:rFonts w:eastAsia="DFKai-SB" w:cstheme="minorHAnsi"/>
              <w:bCs/>
              <w:snapToGrid w:val="0"/>
            </w:rPr>
            <w:delText>4</w:delText>
          </w:r>
        </w:del>
      </w:ins>
      <w:ins w:id="662" w:author="William Cho" w:date="2025-10-04T13:42:00Z" w16du:dateUtc="2025-10-04T05:42:00Z">
        <w:del w:id="663" w:author="Keith Wan Hang Chiu" w:date="2025-10-04T22:20:00Z" w16du:dateUtc="2025-10-04T14:20:00Z">
          <w:r w:rsidRPr="00602D43" w:rsidDel="00602CB4">
            <w:rPr>
              <w:rFonts w:eastAsia="DFKai-SB" w:cstheme="minorHAnsi"/>
              <w:bCs/>
              <w:snapToGrid w:val="0"/>
            </w:rPr>
            <w:delText>.3.1.</w:delText>
          </w:r>
          <w:r w:rsidRPr="00602D43" w:rsidDel="00602CB4">
            <w:rPr>
              <w:rFonts w:eastAsia="DFKai-SB" w:cstheme="minorHAnsi"/>
              <w:bCs/>
              <w:snapToGrid w:val="0"/>
            </w:rPr>
            <w:tab/>
            <w:delText>Sample size:</w:delText>
          </w:r>
        </w:del>
      </w:ins>
    </w:p>
    <w:p w14:paraId="5B7617AC" w14:textId="77777777" w:rsidR="004B69DC" w:rsidRPr="00602D43" w:rsidRDefault="004B69DC" w:rsidP="00FC2C3F">
      <w:pPr>
        <w:suppressAutoHyphens/>
        <w:overflowPunct w:val="0"/>
        <w:adjustRightInd w:val="0"/>
        <w:snapToGrid w:val="0"/>
        <w:ind w:left="567" w:hanging="567"/>
        <w:jc w:val="both"/>
        <w:rPr>
          <w:ins w:id="664" w:author="Keith Wan Hang Chiu" w:date="2025-10-04T23:25:00Z" w16du:dateUtc="2025-10-04T15:25:00Z"/>
          <w:rFonts w:eastAsia="DFKai-SB" w:cstheme="minorHAnsi"/>
          <w:bCs/>
          <w:snapToGrid w:val="0"/>
        </w:rPr>
      </w:pPr>
    </w:p>
    <w:p w14:paraId="3A694074" w14:textId="73DDAF47" w:rsidR="009D6ED3" w:rsidRPr="004B6753" w:rsidDel="004B69DC" w:rsidRDefault="009D6ED3" w:rsidP="009D6ED3">
      <w:pPr>
        <w:pStyle w:val="Heading3"/>
        <w:keepNext w:val="0"/>
        <w:widowControl w:val="0"/>
        <w:suppressAutoHyphens/>
        <w:overflowPunct w:val="0"/>
        <w:adjustRightInd w:val="0"/>
        <w:snapToGrid w:val="0"/>
        <w:spacing w:after="0"/>
        <w:jc w:val="both"/>
        <w:rPr>
          <w:del w:id="665" w:author="Keith Wan Hang Chiu" w:date="2025-10-04T22:16:00Z" w16du:dateUtc="2025-10-04T14:16:00Z"/>
          <w:rFonts w:eastAsiaTheme="minorEastAsia"/>
        </w:rPr>
      </w:pPr>
    </w:p>
    <w:p w14:paraId="6DD450D7" w14:textId="3577AEEF" w:rsidR="004B69DC" w:rsidDel="00C41765" w:rsidRDefault="004B69DC" w:rsidP="004B6753">
      <w:pPr>
        <w:pStyle w:val="Heading3"/>
        <w:widowControl w:val="0"/>
        <w:suppressAutoHyphens/>
        <w:overflowPunct w:val="0"/>
        <w:adjustRightInd w:val="0"/>
        <w:snapToGrid w:val="0"/>
        <w:jc w:val="both"/>
        <w:rPr>
          <w:del w:id="666" w:author="Sin Yu Joanne Hui" w:date="2025-10-06T00:09:00Z" w16du:dateUtc="2025-10-05T16:09:00Z"/>
          <w:rFonts w:eastAsiaTheme="minorEastAsia"/>
          <w:b w:val="0"/>
          <w:bCs w:val="0"/>
          <w:szCs w:val="24"/>
        </w:rPr>
      </w:pPr>
      <w:bookmarkStart w:id="667" w:name="_Toc210600475"/>
      <w:ins w:id="668" w:author="Keith Wan Hang Chiu" w:date="2025-10-04T23:26:00Z" w16du:dateUtc="2025-10-04T15:26:00Z">
        <w:r w:rsidRPr="004B6753">
          <w:rPr>
            <w:rFonts w:eastAsiaTheme="minorEastAsia"/>
            <w:rPrChange w:id="669" w:author="Keith Wan Hang Chiu" w:date="2025-10-04T23:30:00Z" w16du:dateUtc="2025-10-04T15:30:00Z">
              <w:rPr>
                <w:rFonts w:eastAsiaTheme="minorEastAsia"/>
              </w:rPr>
            </w:rPrChange>
          </w:rPr>
          <w:t>Curation of dataset</w:t>
        </w:r>
        <w:del w:id="670" w:author="Sin Yu Joanne Hui" w:date="2025-10-06T00:09:00Z" w16du:dateUtc="2025-10-05T16:09:00Z">
          <w:r w:rsidRPr="004B6753" w:rsidDel="00C41765">
            <w:rPr>
              <w:rFonts w:eastAsiaTheme="minorEastAsia"/>
              <w:rPrChange w:id="671" w:author="Keith Wan Hang Chiu" w:date="2025-10-04T23:30:00Z" w16du:dateUtc="2025-10-04T15:30:00Z">
                <w:rPr>
                  <w:rFonts w:eastAsiaTheme="minorEastAsia"/>
                </w:rPr>
              </w:rPrChange>
            </w:rPr>
            <w:delText>.</w:delText>
          </w:r>
          <w:bookmarkEnd w:id="667"/>
          <w:r w:rsidRPr="004B6753" w:rsidDel="00C41765">
            <w:rPr>
              <w:rFonts w:eastAsiaTheme="minorEastAsia"/>
              <w:rPrChange w:id="672" w:author="Keith Wan Hang Chiu" w:date="2025-10-04T23:30:00Z" w16du:dateUtc="2025-10-04T15:30:00Z">
                <w:rPr>
                  <w:rFonts w:eastAsiaTheme="minorEastAsia"/>
                </w:rPr>
              </w:rPrChange>
            </w:rPr>
            <w:delText xml:space="preserve"> </w:delText>
          </w:r>
        </w:del>
      </w:ins>
    </w:p>
    <w:p w14:paraId="1C71F02E" w14:textId="77777777" w:rsidR="00C41765" w:rsidRPr="00C41765" w:rsidRDefault="00C41765">
      <w:pPr>
        <w:rPr>
          <w:ins w:id="673" w:author="Sin Yu Joanne Hui" w:date="2025-10-06T00:09:00Z" w16du:dateUtc="2025-10-05T16:09:00Z"/>
          <w:rFonts w:eastAsiaTheme="minorEastAsia"/>
        </w:rPr>
        <w:pPrChange w:id="674" w:author="Sin Yu Joanne Hui" w:date="2025-10-06T00:09:00Z" w16du:dateUtc="2025-10-05T16:09:00Z">
          <w:pPr>
            <w:pStyle w:val="Heading3"/>
            <w:widowControl w:val="0"/>
            <w:suppressAutoHyphens/>
            <w:overflowPunct w:val="0"/>
            <w:adjustRightInd w:val="0"/>
            <w:snapToGrid w:val="0"/>
            <w:jc w:val="both"/>
          </w:pPr>
        </w:pPrChange>
      </w:pPr>
    </w:p>
    <w:p w14:paraId="3D5AA94F" w14:textId="08D5D71B" w:rsidR="004B6753" w:rsidRDefault="004B69DC" w:rsidP="004B6753">
      <w:pPr>
        <w:pStyle w:val="Heading3"/>
        <w:widowControl w:val="0"/>
        <w:suppressAutoHyphens/>
        <w:overflowPunct w:val="0"/>
        <w:adjustRightInd w:val="0"/>
        <w:snapToGrid w:val="0"/>
        <w:jc w:val="both"/>
        <w:rPr>
          <w:ins w:id="675" w:author="Keith Wan Hang Chiu" w:date="2025-10-04T23:29:00Z" w16du:dateUtc="2025-10-04T15:29:00Z"/>
          <w:rFonts w:eastAsiaTheme="minorEastAsia"/>
          <w:b w:val="0"/>
          <w:bCs w:val="0"/>
          <w:szCs w:val="24"/>
        </w:rPr>
      </w:pPr>
      <w:bookmarkStart w:id="676" w:name="_Toc210600476"/>
      <w:ins w:id="677" w:author="Keith Wan Hang Chiu" w:date="2025-10-04T23:26:00Z" w16du:dateUtc="2025-10-04T15:26:00Z">
        <w:r w:rsidRPr="004B69DC">
          <w:rPr>
            <w:rFonts w:eastAsiaTheme="minorEastAsia"/>
            <w:b w:val="0"/>
            <w:bCs w:val="0"/>
            <w:szCs w:val="24"/>
          </w:rPr>
          <w:t xml:space="preserve">A total of </w:t>
        </w:r>
        <w:r>
          <w:rPr>
            <w:rFonts w:eastAsiaTheme="minorEastAsia"/>
            <w:b w:val="0"/>
            <w:bCs w:val="0"/>
            <w:szCs w:val="24"/>
          </w:rPr>
          <w:t>500</w:t>
        </w:r>
        <w:r w:rsidRPr="004B69DC">
          <w:rPr>
            <w:rFonts w:eastAsiaTheme="minorEastAsia"/>
            <w:b w:val="0"/>
            <w:bCs w:val="0"/>
            <w:szCs w:val="24"/>
          </w:rPr>
          <w:t xml:space="preserve"> patients will be retrospectively collected, </w:t>
        </w:r>
        <w:r>
          <w:rPr>
            <w:rFonts w:eastAsiaTheme="minorEastAsia"/>
            <w:b w:val="0"/>
            <w:bCs w:val="0"/>
            <w:szCs w:val="24"/>
          </w:rPr>
          <w:t>1</w:t>
        </w:r>
        <w:r w:rsidRPr="004B69DC">
          <w:rPr>
            <w:rFonts w:eastAsiaTheme="minorEastAsia"/>
            <w:b w:val="0"/>
            <w:bCs w:val="0"/>
            <w:szCs w:val="24"/>
          </w:rPr>
          <w:t xml:space="preserve">00 </w:t>
        </w:r>
        <w:r>
          <w:rPr>
            <w:rFonts w:eastAsiaTheme="minorEastAsia"/>
            <w:b w:val="0"/>
            <w:bCs w:val="0"/>
            <w:szCs w:val="24"/>
          </w:rPr>
          <w:t>from each imaging modality me</w:t>
        </w:r>
      </w:ins>
      <w:ins w:id="678" w:author="Keith Wan Hang Chiu" w:date="2025-10-04T23:27:00Z" w16du:dateUtc="2025-10-04T15:27:00Z">
        <w:r>
          <w:rPr>
            <w:rFonts w:eastAsiaTheme="minorEastAsia"/>
            <w:b w:val="0"/>
            <w:bCs w:val="0"/>
            <w:szCs w:val="24"/>
          </w:rPr>
          <w:t xml:space="preserve">ntioned. Radiology reports and EHR data including </w:t>
        </w:r>
      </w:ins>
      <w:ins w:id="679" w:author="Keith Wan Hang Chiu" w:date="2025-10-04T23:26:00Z" w16du:dateUtc="2025-10-04T15:26:00Z">
        <w:r w:rsidRPr="004B69DC">
          <w:rPr>
            <w:rFonts w:eastAsiaTheme="minorEastAsia"/>
            <w:b w:val="0"/>
            <w:bCs w:val="0"/>
            <w:szCs w:val="24"/>
          </w:rPr>
          <w:t xml:space="preserve">patient demographics, </w:t>
        </w:r>
      </w:ins>
      <w:ins w:id="680" w:author="Keith Wan Hang Chiu" w:date="2025-10-04T23:27:00Z" w16du:dateUtc="2025-10-04T15:27:00Z">
        <w:r>
          <w:rPr>
            <w:rFonts w:eastAsiaTheme="minorEastAsia"/>
            <w:b w:val="0"/>
            <w:bCs w:val="0"/>
            <w:szCs w:val="24"/>
          </w:rPr>
          <w:t>structured and unstructured texts within EHR within 3 months of</w:t>
        </w:r>
      </w:ins>
      <w:ins w:id="681" w:author="Keith Wan Hang Chiu" w:date="2025-10-04T23:28:00Z" w16du:dateUtc="2025-10-04T15:28:00Z">
        <w:r>
          <w:rPr>
            <w:rFonts w:eastAsiaTheme="minorEastAsia"/>
            <w:b w:val="0"/>
            <w:bCs w:val="0"/>
            <w:szCs w:val="24"/>
          </w:rPr>
          <w:t xml:space="preserve"> the radiology report will be collected, </w:t>
        </w:r>
      </w:ins>
      <w:ins w:id="682" w:author="Keith Wan Hang Chiu" w:date="2025-10-04T23:26:00Z" w16du:dateUtc="2025-10-04T15:26:00Z">
        <w:r w:rsidRPr="004B69DC">
          <w:rPr>
            <w:rFonts w:eastAsiaTheme="minorEastAsia"/>
            <w:b w:val="0"/>
            <w:bCs w:val="0"/>
            <w:szCs w:val="24"/>
          </w:rPr>
          <w:t xml:space="preserve">anonymised and uploaded to a secure server in the research team’s institution. All quantitative data will be standardised to the same SI units of measurements and range. </w:t>
        </w:r>
      </w:ins>
      <w:ins w:id="683" w:author="Keith Wan Hang Chiu" w:date="2025-10-04T23:28:00Z" w16du:dateUtc="2025-10-04T15:28:00Z">
        <w:r>
          <w:rPr>
            <w:rFonts w:eastAsiaTheme="minorEastAsia"/>
            <w:b w:val="0"/>
            <w:bCs w:val="0"/>
            <w:szCs w:val="24"/>
          </w:rPr>
          <w:t xml:space="preserve">The research team will then, based on the anonymised data, </w:t>
        </w:r>
        <w:r w:rsidR="004B6753">
          <w:rPr>
            <w:rFonts w:eastAsiaTheme="minorEastAsia"/>
            <w:b w:val="0"/>
            <w:bCs w:val="0"/>
            <w:szCs w:val="24"/>
          </w:rPr>
          <w:t>determ</w:t>
        </w:r>
      </w:ins>
      <w:ins w:id="684" w:author="Keith Wan Hang Chiu" w:date="2025-10-04T23:29:00Z" w16du:dateUtc="2025-10-04T15:29:00Z">
        <w:r w:rsidR="004B6753">
          <w:rPr>
            <w:rFonts w:eastAsiaTheme="minorEastAsia"/>
            <w:b w:val="0"/>
            <w:bCs w:val="0"/>
            <w:szCs w:val="24"/>
          </w:rPr>
          <w:t xml:space="preserve">ine patient’s education level, </w:t>
        </w:r>
      </w:ins>
      <w:ins w:id="685" w:author="Keith Wan Hang Chiu" w:date="2025-10-04T23:30:00Z" w16du:dateUtc="2025-10-04T15:30:00Z">
        <w:r w:rsidR="004B6753" w:rsidRPr="004B6753">
          <w:rPr>
            <w:rFonts w:eastAsiaTheme="minorEastAsia"/>
            <w:b w:val="0"/>
            <w:bCs w:val="0"/>
            <w:szCs w:val="24"/>
          </w:rPr>
          <w:t>disease knowledge</w:t>
        </w:r>
        <w:r w:rsidR="004B6753">
          <w:rPr>
            <w:rFonts w:eastAsiaTheme="minorEastAsia"/>
            <w:b w:val="0"/>
            <w:bCs w:val="0"/>
            <w:szCs w:val="24"/>
          </w:rPr>
          <w:t>,</w:t>
        </w:r>
        <w:r w:rsidR="004B6753" w:rsidRPr="004B6753">
          <w:rPr>
            <w:rFonts w:eastAsiaTheme="minorEastAsia"/>
            <w:b w:val="0"/>
            <w:bCs w:val="0"/>
            <w:szCs w:val="24"/>
          </w:rPr>
          <w:t xml:space="preserve"> self-management skills</w:t>
        </w:r>
        <w:r w:rsidR="004B6753">
          <w:rPr>
            <w:rFonts w:eastAsiaTheme="minorEastAsia"/>
            <w:b w:val="0"/>
            <w:bCs w:val="0"/>
            <w:szCs w:val="24"/>
          </w:rPr>
          <w:t xml:space="preserve"> and the </w:t>
        </w:r>
      </w:ins>
      <w:ins w:id="686" w:author="Keith Wan Hang Chiu" w:date="2025-10-04T23:29:00Z" w16du:dateUtc="2025-10-04T15:29:00Z">
        <w:r w:rsidR="004B6753" w:rsidRPr="004B6753">
          <w:rPr>
            <w:rFonts w:eastAsiaTheme="minorEastAsia"/>
            <w:b w:val="0"/>
            <w:bCs w:val="0"/>
            <w:szCs w:val="24"/>
          </w:rPr>
          <w:t xml:space="preserve">language that </w:t>
        </w:r>
      </w:ins>
      <w:ins w:id="687" w:author="Keith Wan Hang Chiu" w:date="2025-10-04T23:30:00Z" w16du:dateUtc="2025-10-04T15:30:00Z">
        <w:r w:rsidR="004B6753">
          <w:rPr>
            <w:rFonts w:eastAsiaTheme="minorEastAsia"/>
            <w:b w:val="0"/>
            <w:bCs w:val="0"/>
            <w:szCs w:val="24"/>
          </w:rPr>
          <w:t>he/she</w:t>
        </w:r>
      </w:ins>
      <w:ins w:id="688" w:author="Keith Wan Hang Chiu" w:date="2025-10-04T23:29:00Z" w16du:dateUtc="2025-10-04T15:29:00Z">
        <w:r w:rsidR="004B6753">
          <w:rPr>
            <w:rFonts w:eastAsiaTheme="minorEastAsia"/>
            <w:b w:val="0"/>
            <w:bCs w:val="0"/>
            <w:szCs w:val="24"/>
          </w:rPr>
          <w:t xml:space="preserve"> </w:t>
        </w:r>
        <w:r w:rsidR="004B6753" w:rsidRPr="004B6753">
          <w:rPr>
            <w:rFonts w:eastAsiaTheme="minorEastAsia"/>
            <w:b w:val="0"/>
            <w:bCs w:val="0"/>
            <w:szCs w:val="24"/>
          </w:rPr>
          <w:t>prefer</w:t>
        </w:r>
        <w:r w:rsidR="004B6753">
          <w:rPr>
            <w:rFonts w:eastAsiaTheme="minorEastAsia"/>
            <w:b w:val="0"/>
            <w:bCs w:val="0"/>
            <w:szCs w:val="24"/>
          </w:rPr>
          <w:t>s</w:t>
        </w:r>
      </w:ins>
      <w:ins w:id="689" w:author="Keith Wan Hang Chiu" w:date="2025-10-04T23:30:00Z" w16du:dateUtc="2025-10-04T15:30:00Z">
        <w:r w:rsidR="004B6753">
          <w:rPr>
            <w:rFonts w:eastAsiaTheme="minorEastAsia"/>
            <w:b w:val="0"/>
            <w:bCs w:val="0"/>
            <w:szCs w:val="24"/>
          </w:rPr>
          <w:t>. They will be used as group truth in subsequent analyses.</w:t>
        </w:r>
      </w:ins>
      <w:bookmarkEnd w:id="676"/>
      <w:ins w:id="690" w:author="Keith Wan Hang Chiu" w:date="2025-10-04T23:29:00Z" w16du:dateUtc="2025-10-04T15:29:00Z">
        <w:r w:rsidR="004B6753" w:rsidRPr="004B6753">
          <w:rPr>
            <w:rFonts w:eastAsiaTheme="minorEastAsia"/>
            <w:b w:val="0"/>
            <w:bCs w:val="0"/>
            <w:szCs w:val="24"/>
          </w:rPr>
          <w:t xml:space="preserve"> </w:t>
        </w:r>
      </w:ins>
    </w:p>
    <w:p w14:paraId="2BD44A40" w14:textId="77777777" w:rsidR="004B69DC" w:rsidRPr="004B69DC" w:rsidRDefault="004B69DC">
      <w:pPr>
        <w:rPr>
          <w:ins w:id="691" w:author="Keith Wan Hang Chiu" w:date="2025-10-04T23:26:00Z" w16du:dateUtc="2025-10-04T15:26:00Z"/>
          <w:rFonts w:eastAsiaTheme="minorEastAsia"/>
          <w:b/>
          <w:bCs/>
          <w:rPrChange w:id="692" w:author="Keith Wan Hang Chiu" w:date="2025-10-04T23:26:00Z" w16du:dateUtc="2025-10-04T15:26:00Z">
            <w:rPr>
              <w:ins w:id="693" w:author="Keith Wan Hang Chiu" w:date="2025-10-04T23:26:00Z" w16du:dateUtc="2025-10-04T15:26:00Z"/>
              <w:rFonts w:eastAsiaTheme="minorEastAsia" w:cstheme="minorHAnsi"/>
              <w:b w:val="0"/>
              <w:bCs w:val="0"/>
              <w:snapToGrid w:val="0"/>
            </w:rPr>
          </w:rPrChange>
        </w:rPr>
        <w:pPrChange w:id="694" w:author="Keith Wan Hang Chiu" w:date="2025-10-04T23:26:00Z" w16du:dateUtc="2025-10-04T15:26:00Z">
          <w:pPr>
            <w:pStyle w:val="Heading3"/>
            <w:keepNext w:val="0"/>
            <w:widowControl w:val="0"/>
            <w:suppressAutoHyphens/>
            <w:overflowPunct w:val="0"/>
            <w:adjustRightInd w:val="0"/>
            <w:snapToGrid w:val="0"/>
            <w:spacing w:after="0"/>
            <w:ind w:left="567"/>
            <w:jc w:val="both"/>
          </w:pPr>
        </w:pPrChange>
      </w:pPr>
    </w:p>
    <w:p w14:paraId="53E9F019" w14:textId="6CF33FE3" w:rsidR="009D6ED3" w:rsidRPr="004B69DC" w:rsidDel="00602CB4" w:rsidRDefault="005D1B03">
      <w:pPr>
        <w:rPr>
          <w:del w:id="695" w:author="Keith Wan Hang Chiu" w:date="2025-10-04T22:20:00Z" w16du:dateUtc="2025-10-04T14:20:00Z"/>
          <w:b/>
          <w:bCs/>
        </w:rPr>
      </w:pPr>
      <w:del w:id="696" w:author="Keith Wan Hang Chiu" w:date="2025-10-04T22:20:00Z" w16du:dateUtc="2025-10-04T14:20:00Z">
        <w:r w:rsidRPr="004B69DC" w:rsidDel="00602CB4">
          <w:rPr>
            <w:b/>
            <w:bCs/>
            <w:rPrChange w:id="697" w:author="Keith Wan Hang Chiu" w:date="2025-10-04T23:11:00Z" w16du:dateUtc="2025-10-04T15:11:00Z">
              <w:rPr/>
            </w:rPrChange>
          </w:rPr>
          <w:br w:type="page"/>
        </w:r>
      </w:del>
    </w:p>
    <w:p w14:paraId="4FB48E46" w14:textId="107F2A80" w:rsidR="00FC2C3F" w:rsidRPr="00477272" w:rsidDel="004B69DC" w:rsidRDefault="0DA5B515" w:rsidP="005D1B03">
      <w:pPr>
        <w:pStyle w:val="Heading2"/>
        <w:rPr>
          <w:ins w:id="698" w:author="William Cho" w:date="2025-10-04T13:44:00Z" w16du:dateUtc="2025-10-04T05:44:00Z"/>
          <w:del w:id="699" w:author="Keith Wan Hang Chiu" w:date="2025-10-04T23:10:00Z" w16du:dateUtc="2025-10-04T15:10:00Z"/>
          <w:b w:val="0"/>
        </w:rPr>
      </w:pPr>
      <w:bookmarkStart w:id="700" w:name="_Toc163737036"/>
      <w:bookmarkStart w:id="701" w:name="_Toc163737186"/>
      <w:bookmarkStart w:id="702" w:name="_Toc163737530"/>
      <w:del w:id="703" w:author="Keith Wan Hang Chiu" w:date="2025-10-04T23:10:00Z" w16du:dateUtc="2025-10-04T15:10:00Z">
        <w:r w:rsidRPr="004B69DC" w:rsidDel="004B69DC">
          <w:delText xml:space="preserve">4.3. </w:delText>
        </w:r>
      </w:del>
      <w:ins w:id="704" w:author="William Cho" w:date="2025-10-04T13:44:00Z" w16du:dateUtc="2025-10-04T05:44:00Z">
        <w:del w:id="705" w:author="Keith Wan Hang Chiu" w:date="2025-10-04T23:10:00Z" w16du:dateUtc="2025-10-04T15:10:00Z">
          <w:r w:rsidR="00FC2C3F" w:rsidRPr="004B69DC" w:rsidDel="004B69DC">
            <w:rPr>
              <w:rFonts w:cstheme="minorHAnsi"/>
              <w:snapToGrid w:val="0"/>
              <w:szCs w:val="22"/>
            </w:rPr>
            <w:delText xml:space="preserve">Study </w:delText>
          </w:r>
          <w:r w:rsidR="00FC2C3F" w:rsidRPr="004B69DC" w:rsidDel="004B69DC">
            <w:delText>Design</w:delText>
          </w:r>
          <w:r w:rsidR="00FC2C3F" w:rsidRPr="004B69DC" w:rsidDel="004B69DC">
            <w:rPr>
              <w:rFonts w:cstheme="minorHAnsi"/>
              <w:snapToGrid w:val="0"/>
              <w:szCs w:val="22"/>
            </w:rPr>
            <w:delText xml:space="preserve"> and Methodology</w:delText>
          </w:r>
          <w:r w:rsidR="00FC2C3F" w:rsidRPr="004B69DC" w:rsidDel="004B69DC">
            <w:delText xml:space="preserve"> </w:delText>
          </w:r>
        </w:del>
      </w:ins>
    </w:p>
    <w:p w14:paraId="29611D62" w14:textId="12E51F5C" w:rsidR="008006F9" w:rsidRPr="00477272" w:rsidDel="004B69DC" w:rsidRDefault="0DA5B515" w:rsidP="00FC2C3F">
      <w:pPr>
        <w:pStyle w:val="Heading2"/>
        <w:rPr>
          <w:del w:id="706" w:author="Keith Wan Hang Chiu" w:date="2025-10-04T23:10:00Z" w16du:dateUtc="2025-10-04T15:10:00Z"/>
          <w:b w:val="0"/>
        </w:rPr>
      </w:pPr>
      <w:del w:id="707" w:author="Keith Wan Hang Chiu" w:date="2025-10-04T23:10:00Z" w16du:dateUtc="2025-10-04T15:10:00Z">
        <w:r w:rsidRPr="004B69DC" w:rsidDel="004B69DC">
          <w:delText>Study Assessments and Procedures</w:delText>
        </w:r>
        <w:bookmarkEnd w:id="700"/>
        <w:bookmarkEnd w:id="701"/>
        <w:bookmarkEnd w:id="702"/>
      </w:del>
    </w:p>
    <w:p w14:paraId="0DB10362" w14:textId="553264D0" w:rsidR="008006F9" w:rsidRPr="00477272" w:rsidDel="00A041A3" w:rsidRDefault="0DA5B515" w:rsidP="00FC2C3F">
      <w:pPr>
        <w:pStyle w:val="Heading2"/>
        <w:rPr>
          <w:del w:id="708" w:author="Keith Wan Hang Chiu" w:date="2025-10-04T22:56:00Z" w16du:dateUtc="2025-10-04T14:56:00Z"/>
          <w:b w:val="0"/>
          <w:color w:val="000000"/>
        </w:rPr>
      </w:pPr>
      <w:bookmarkStart w:id="709" w:name="_Toc163737037"/>
      <w:bookmarkStart w:id="710" w:name="_Toc163737187"/>
      <w:bookmarkStart w:id="711" w:name="_Toc163737531"/>
      <w:del w:id="712" w:author="Keith Wan Hang Chiu" w:date="2025-10-04T23:09:00Z" w16du:dateUtc="2025-10-04T15:09:00Z">
        <w:r w:rsidRPr="004B69DC" w:rsidDel="002602A2">
          <w:delText xml:space="preserve">4.3.1. </w:delText>
        </w:r>
      </w:del>
      <w:del w:id="713" w:author="Keith Wan Hang Chiu" w:date="2025-10-04T22:21:00Z" w16du:dateUtc="2025-10-04T14:21:00Z">
        <w:r w:rsidRPr="004B69DC" w:rsidDel="00602CB4">
          <w:delText>Assessment Procedures</w:delText>
        </w:r>
      </w:del>
      <w:bookmarkEnd w:id="709"/>
      <w:bookmarkEnd w:id="710"/>
      <w:bookmarkEnd w:id="711"/>
    </w:p>
    <w:p w14:paraId="1F6ADF46" w14:textId="25549374" w:rsidR="00602CB4" w:rsidRPr="004B69DC" w:rsidDel="00A041A3" w:rsidRDefault="13B146C6" w:rsidP="002F20E0">
      <w:pPr>
        <w:pStyle w:val="Heading3"/>
        <w:jc w:val="both"/>
        <w:rPr>
          <w:del w:id="714" w:author="Keith Wan Hang Chiu" w:date="2025-10-04T22:40:00Z" w16du:dateUtc="2025-10-04T14:40:00Z"/>
          <w:b w:val="0"/>
          <w:color w:val="000000" w:themeColor="text1"/>
          <w:szCs w:val="24"/>
        </w:rPr>
      </w:pPr>
      <w:del w:id="715" w:author="Keith Wan Hang Chiu" w:date="2025-10-04T22:20:00Z" w16du:dateUtc="2025-10-04T14:20:00Z">
        <w:r w:rsidRPr="004B69DC" w:rsidDel="00602CB4">
          <w:rPr>
            <w:color w:val="000000" w:themeColor="text1"/>
          </w:rPr>
          <w:delText>Participants</w:delText>
        </w:r>
        <w:r w:rsidR="008006F9" w:rsidRPr="004B69DC" w:rsidDel="00602CB4">
          <w:rPr>
            <w:color w:val="000000" w:themeColor="text1"/>
          </w:rPr>
          <w:delText xml:space="preserve"> who </w:delText>
        </w:r>
        <w:r w:rsidR="284A2B10" w:rsidRPr="004B69DC" w:rsidDel="00602CB4">
          <w:rPr>
            <w:color w:val="000000" w:themeColor="text1"/>
          </w:rPr>
          <w:delText>fulfil</w:delText>
        </w:r>
        <w:r w:rsidR="008006F9" w:rsidRPr="004B69DC" w:rsidDel="00602CB4">
          <w:rPr>
            <w:color w:val="000000" w:themeColor="text1"/>
          </w:rPr>
          <w:delText xml:space="preserve"> the inclusion and exclusion criteria will be interviewed by research staff and given a detailed explanation of the </w:delText>
        </w:r>
        <w:r w:rsidR="002F20E0" w:rsidRPr="004B69DC" w:rsidDel="00602CB4">
          <w:rPr>
            <w:color w:val="000000" w:themeColor="text1"/>
          </w:rPr>
          <w:delText>study</w:delText>
        </w:r>
        <w:r w:rsidRPr="004B69DC" w:rsidDel="00602CB4">
          <w:rPr>
            <w:color w:val="000000" w:themeColor="text1"/>
          </w:rPr>
          <w:delText>.</w:delText>
        </w:r>
        <w:r w:rsidR="008006F9" w:rsidRPr="004B69DC" w:rsidDel="00602CB4">
          <w:rPr>
            <w:color w:val="000000" w:themeColor="text1"/>
          </w:rPr>
          <w:delText xml:space="preserve"> Written informed consent will be obtained if the patient agrees to </w:delText>
        </w:r>
        <w:r w:rsidR="284A2B10" w:rsidRPr="004B69DC" w:rsidDel="00602CB4">
          <w:rPr>
            <w:color w:val="000000" w:themeColor="text1"/>
          </w:rPr>
          <w:delText>enrol</w:delText>
        </w:r>
        <w:r w:rsidR="008006F9" w:rsidRPr="004B69DC" w:rsidDel="00602CB4">
          <w:rPr>
            <w:color w:val="000000" w:themeColor="text1"/>
          </w:rPr>
          <w:delText xml:space="preserve"> in the </w:delText>
        </w:r>
      </w:del>
      <w:ins w:id="716" w:author="William Cho" w:date="2025-10-04T13:32:00Z" w16du:dateUtc="2025-10-04T05:32:00Z">
        <w:del w:id="717" w:author="Keith Wan Hang Chiu" w:date="2025-10-04T22:20:00Z" w16du:dateUtc="2025-10-04T14:20:00Z">
          <w:r w:rsidR="002D2F1E" w:rsidRPr="004B69DC" w:rsidDel="00602CB4">
            <w:rPr>
              <w:color w:val="000000" w:themeColor="text1"/>
            </w:rPr>
            <w:delText>study</w:delText>
          </w:r>
        </w:del>
      </w:ins>
      <w:del w:id="718" w:author="Keith Wan Hang Chiu" w:date="2025-10-04T22:20:00Z" w16du:dateUtc="2025-10-04T14:20:00Z">
        <w:r w:rsidR="008006F9" w:rsidRPr="004B69DC" w:rsidDel="00602CB4">
          <w:rPr>
            <w:color w:val="000000" w:themeColor="text1"/>
          </w:rPr>
          <w:delText xml:space="preserve">trial. Thereafter, the following assessments will be </w:delText>
        </w:r>
        <w:commentRangeStart w:id="719"/>
        <w:r w:rsidR="008006F9" w:rsidRPr="004B69DC" w:rsidDel="00602CB4">
          <w:rPr>
            <w:color w:val="000000" w:themeColor="text1"/>
          </w:rPr>
          <w:delText>performed</w:delText>
        </w:r>
        <w:commentRangeEnd w:id="719"/>
        <w:r w:rsidR="002D2F1E" w:rsidRPr="004B69DC" w:rsidDel="00602CB4">
          <w:rPr>
            <w:rStyle w:val="CommentReference"/>
          </w:rPr>
          <w:commentReference w:id="719"/>
        </w:r>
        <w:r w:rsidR="008006F9" w:rsidRPr="004B69DC" w:rsidDel="00602CB4">
          <w:rPr>
            <w:color w:val="000000" w:themeColor="text1"/>
          </w:rPr>
          <w:delText>:</w:delText>
        </w:r>
      </w:del>
    </w:p>
    <w:p w14:paraId="0B5B1383" w14:textId="74D68072" w:rsidR="00A041A3" w:rsidRPr="004B69DC" w:rsidRDefault="004B69DC" w:rsidP="00A041A3">
      <w:pPr>
        <w:rPr>
          <w:ins w:id="720" w:author="Keith Wan Hang Chiu" w:date="2025-10-04T22:59:00Z" w16du:dateUtc="2025-10-04T14:59:00Z"/>
          <w:b/>
          <w:bCs/>
          <w:rPrChange w:id="721" w:author="Keith Wan Hang Chiu" w:date="2025-10-04T23:11:00Z" w16du:dateUtc="2025-10-04T15:11:00Z">
            <w:rPr>
              <w:ins w:id="722" w:author="Keith Wan Hang Chiu" w:date="2025-10-04T22:59:00Z" w16du:dateUtc="2025-10-04T14:59:00Z"/>
            </w:rPr>
          </w:rPrChange>
        </w:rPr>
      </w:pPr>
      <w:ins w:id="723" w:author="Keith Wan Hang Chiu" w:date="2025-10-04T23:10:00Z" w16du:dateUtc="2025-10-04T15:10:00Z">
        <w:r w:rsidRPr="004B69DC">
          <w:rPr>
            <w:b/>
            <w:bCs/>
            <w:rPrChange w:id="724" w:author="Keith Wan Hang Chiu" w:date="2025-10-04T23:11:00Z" w16du:dateUtc="2025-10-04T15:11:00Z">
              <w:rPr/>
            </w:rPrChange>
          </w:rPr>
          <w:t>AI Models</w:t>
        </w:r>
      </w:ins>
    </w:p>
    <w:p w14:paraId="43AFADF6" w14:textId="77777777" w:rsidR="004B69DC" w:rsidRDefault="004B69DC" w:rsidP="004B69DC">
      <w:pPr>
        <w:spacing w:line="276" w:lineRule="auto"/>
        <w:jc w:val="both"/>
        <w:rPr>
          <w:ins w:id="725" w:author="Keith Wan Hang Chiu" w:date="2025-10-04T23:11:00Z" w16du:dateUtc="2025-10-04T15:11:00Z"/>
          <w:color w:val="000000" w:themeColor="text1"/>
        </w:rPr>
      </w:pPr>
    </w:p>
    <w:p w14:paraId="6EDE375A" w14:textId="539156D0" w:rsidR="004B69DC" w:rsidRPr="004B69DC" w:rsidRDefault="004B69DC" w:rsidP="004B69DC">
      <w:pPr>
        <w:spacing w:line="276" w:lineRule="auto"/>
        <w:jc w:val="both"/>
        <w:rPr>
          <w:ins w:id="726" w:author="Keith Wan Hang Chiu" w:date="2025-10-04T23:12:00Z"/>
          <w:b/>
          <w:bCs/>
          <w:lang w:val="en-HK"/>
        </w:rPr>
      </w:pPr>
      <w:ins w:id="727" w:author="Keith Wan Hang Chiu" w:date="2025-10-04T23:11:00Z">
        <w:r w:rsidRPr="004B69DC">
          <w:rPr>
            <w:color w:val="000000" w:themeColor="text1"/>
          </w:rPr>
          <w:t xml:space="preserve">A comprehensive search will be conducted to identify </w:t>
        </w:r>
      </w:ins>
      <w:ins w:id="728" w:author="Keith Wan Hang Chiu" w:date="2025-10-04T23:11:00Z" w16du:dateUtc="2025-10-04T15:11:00Z">
        <w:r>
          <w:rPr>
            <w:color w:val="000000" w:themeColor="text1"/>
          </w:rPr>
          <w:t xml:space="preserve">state-of-art </w:t>
        </w:r>
        <w:r w:rsidRPr="009F63A6">
          <w:t xml:space="preserve">locally deployable propriety and open-source generative AI models (e.g. Google’s AIME, </w:t>
        </w:r>
        <w:proofErr w:type="spellStart"/>
        <w:r w:rsidRPr="009F63A6">
          <w:t>RadGP</w:t>
        </w:r>
        <w:r>
          <w:t>T</w:t>
        </w:r>
        <w:proofErr w:type="spellEnd"/>
        <w:r>
          <w:t>)</w:t>
        </w:r>
      </w:ins>
      <w:ins w:id="729" w:author="Keith Wan Hang Chiu" w:date="2025-10-04T23:12:00Z" w16du:dateUtc="2025-10-04T15:12:00Z">
        <w:r>
          <w:t xml:space="preserve"> that can generate response suitable for analyses and finetuning. </w:t>
        </w:r>
        <w:r>
          <w:rPr>
            <w:lang w:val="en-HK"/>
          </w:rPr>
          <w:t>P</w:t>
        </w:r>
      </w:ins>
      <w:ins w:id="730" w:author="Keith Wan Hang Chiu" w:date="2025-10-04T23:12:00Z">
        <w:r w:rsidRPr="004B69DC">
          <w:rPr>
            <w:lang w:val="en-HK"/>
          </w:rPr>
          <w:t>erformance of the baseline model will first be examined before finetuning. Our collected dataset will be randomly divided into a 7:2:1 ratio into a training, validation and test sets. The performance of the test set will then be used to compare with the performances of other models. A pipeline will be built to allow automated data input and output.</w:t>
        </w:r>
      </w:ins>
    </w:p>
    <w:p w14:paraId="0616BD15" w14:textId="5DFE7127" w:rsidR="004B69DC" w:rsidRDefault="004B69DC" w:rsidP="004B69DC">
      <w:pPr>
        <w:spacing w:line="276" w:lineRule="auto"/>
        <w:jc w:val="both"/>
        <w:rPr>
          <w:ins w:id="731" w:author="Keith Wan Hang Chiu" w:date="2025-10-04T23:11:00Z" w16du:dateUtc="2025-10-04T15:11:00Z"/>
        </w:rPr>
      </w:pPr>
    </w:p>
    <w:p w14:paraId="09A7C7D4" w14:textId="77777777" w:rsidR="004B69DC" w:rsidRPr="004B69DC" w:rsidRDefault="004B69DC" w:rsidP="004B69DC">
      <w:pPr>
        <w:rPr>
          <w:ins w:id="732" w:author="Keith Wan Hang Chiu" w:date="2025-10-04T23:13:00Z"/>
          <w:b/>
          <w:bCs/>
          <w:lang w:val="en-HK"/>
        </w:rPr>
      </w:pPr>
      <w:ins w:id="733" w:author="Keith Wan Hang Chiu" w:date="2025-10-04T23:13:00Z">
        <w:r w:rsidRPr="004B69DC">
          <w:rPr>
            <w:b/>
            <w:bCs/>
            <w:lang w:val="en-HK"/>
          </w:rPr>
          <w:t>4.5 Methods</w:t>
        </w:r>
      </w:ins>
    </w:p>
    <w:p w14:paraId="5DC96D97" w14:textId="2E1019E9" w:rsidR="004B69DC" w:rsidRPr="001B34A0" w:rsidRDefault="004B69DC" w:rsidP="004B6753">
      <w:pPr>
        <w:rPr>
          <w:ins w:id="734" w:author="Keith Wan Hang Chiu" w:date="2025-10-04T23:37:00Z" w16du:dateUtc="2025-10-04T15:37:00Z"/>
          <w:lang w:val="en-HK"/>
          <w:rPrChange w:id="735" w:author="Keith Wan Hang Chiu" w:date="2025-10-04T23:40:00Z" w16du:dateUtc="2025-10-04T15:40:00Z">
            <w:rPr>
              <w:ins w:id="736" w:author="Keith Wan Hang Chiu" w:date="2025-10-04T23:37:00Z" w16du:dateUtc="2025-10-04T15:37:00Z"/>
              <w:rFonts w:ascii="Arial" w:hAnsi="Arial" w:cs="Arial"/>
              <w:sz w:val="20"/>
              <w:szCs w:val="20"/>
            </w:rPr>
          </w:rPrChange>
        </w:rPr>
      </w:pPr>
      <w:ins w:id="737" w:author="Keith Wan Hang Chiu" w:date="2025-10-04T23:13:00Z">
        <w:r w:rsidRPr="004B69DC">
          <w:rPr>
            <w:lang w:val="en-HK"/>
          </w:rPr>
          <w:t xml:space="preserve">Anonymised radiology reports will be used as input </w:t>
        </w:r>
      </w:ins>
      <w:ins w:id="738" w:author="Keith Wan Hang Chiu" w:date="2025-10-04T23:13:00Z" w16du:dateUtc="2025-10-04T15:13:00Z">
        <w:r>
          <w:rPr>
            <w:lang w:val="en-HK"/>
          </w:rPr>
          <w:t xml:space="preserve">into the AI models. </w:t>
        </w:r>
      </w:ins>
      <w:ins w:id="739" w:author="Keith Wan Hang Chiu" w:date="2025-10-04T23:13:00Z">
        <w:r w:rsidRPr="004B69DC">
          <w:rPr>
            <w:lang w:val="en-HK"/>
          </w:rPr>
          <w:t xml:space="preserve"> </w:t>
        </w:r>
      </w:ins>
      <w:ins w:id="740" w:author="Keith Wan Hang Chiu" w:date="2025-10-04T23:32:00Z" w16du:dateUtc="2025-10-04T15:32:00Z">
        <w:r w:rsidR="004B6753">
          <w:rPr>
            <w:lang w:val="en-HK"/>
          </w:rPr>
          <w:t>B</w:t>
        </w:r>
      </w:ins>
      <w:ins w:id="741" w:author="Keith Wan Hang Chiu" w:date="2025-10-04T23:31:00Z" w16du:dateUtc="2025-10-04T15:31:00Z">
        <w:r w:rsidR="004B6753" w:rsidRPr="004B6753">
          <w:rPr>
            <w:lang w:val="en-HK"/>
          </w:rPr>
          <w:t xml:space="preserve">aseline performance assessment </w:t>
        </w:r>
      </w:ins>
      <w:ins w:id="742" w:author="Keith Wan Hang Chiu" w:date="2025-10-04T23:32:00Z" w16du:dateUtc="2025-10-04T15:32:00Z">
        <w:r w:rsidR="004B6753">
          <w:rPr>
            <w:lang w:val="en-HK"/>
          </w:rPr>
          <w:t xml:space="preserve">will first be </w:t>
        </w:r>
      </w:ins>
      <w:ins w:id="743" w:author="Keith Wan Hang Chiu" w:date="2025-10-04T23:33:00Z" w16du:dateUtc="2025-10-04T15:33:00Z">
        <w:r w:rsidR="004B6753">
          <w:rPr>
            <w:lang w:val="en-HK"/>
          </w:rPr>
          <w:t xml:space="preserve">evaluated before </w:t>
        </w:r>
      </w:ins>
      <w:ins w:id="744" w:author="Keith Wan Hang Chiu" w:date="2025-10-04T23:25:00Z" w16du:dateUtc="2025-10-04T15:25:00Z">
        <w:r w:rsidRPr="00E95A8E">
          <w:rPr>
            <w:rPrChange w:id="745" w:author="Sin Yu Joanne Hui" w:date="2025-10-06T00:43:00Z" w16du:dateUtc="2025-10-05T16:43:00Z">
              <w:rPr>
                <w:rFonts w:ascii="Arial" w:hAnsi="Arial" w:cs="Arial"/>
                <w:sz w:val="20"/>
                <w:szCs w:val="20"/>
              </w:rPr>
            </w:rPrChange>
          </w:rPr>
          <w:t>fine-tun</w:t>
        </w:r>
      </w:ins>
      <w:ins w:id="746" w:author="Keith Wan Hang Chiu" w:date="2025-10-04T23:33:00Z" w16du:dateUtc="2025-10-04T15:33:00Z">
        <w:r w:rsidR="004B6753" w:rsidRPr="00E95A8E">
          <w:rPr>
            <w:rPrChange w:id="747" w:author="Sin Yu Joanne Hui" w:date="2025-10-06T00:43:00Z" w16du:dateUtc="2025-10-05T16:43:00Z">
              <w:rPr>
                <w:rFonts w:ascii="Arial" w:hAnsi="Arial" w:cs="Arial"/>
                <w:sz w:val="20"/>
                <w:szCs w:val="20"/>
              </w:rPr>
            </w:rPrChange>
          </w:rPr>
          <w:t>ing of the</w:t>
        </w:r>
      </w:ins>
      <w:ins w:id="748" w:author="Keith Wan Hang Chiu" w:date="2025-10-04T23:25:00Z" w16du:dateUtc="2025-10-04T15:25:00Z">
        <w:r w:rsidRPr="00E95A8E">
          <w:rPr>
            <w:rPrChange w:id="749" w:author="Sin Yu Joanne Hui" w:date="2025-10-06T00:43:00Z" w16du:dateUtc="2025-10-05T16:43:00Z">
              <w:rPr>
                <w:rFonts w:ascii="Arial" w:hAnsi="Arial" w:cs="Arial"/>
                <w:sz w:val="20"/>
                <w:szCs w:val="20"/>
              </w:rPr>
            </w:rPrChange>
          </w:rPr>
          <w:t xml:space="preserve"> GAI model to (</w:t>
        </w:r>
        <w:proofErr w:type="spellStart"/>
        <w:r w:rsidRPr="00E95A8E">
          <w:rPr>
            <w:rPrChange w:id="750" w:author="Sin Yu Joanne Hui" w:date="2025-10-06T00:43:00Z" w16du:dateUtc="2025-10-05T16:43:00Z">
              <w:rPr>
                <w:rFonts w:ascii="Arial" w:hAnsi="Arial" w:cs="Arial"/>
                <w:sz w:val="20"/>
                <w:szCs w:val="20"/>
              </w:rPr>
            </w:rPrChange>
          </w:rPr>
          <w:t>i</w:t>
        </w:r>
        <w:proofErr w:type="spellEnd"/>
        <w:r w:rsidRPr="00E95A8E">
          <w:rPr>
            <w:rPrChange w:id="751" w:author="Sin Yu Joanne Hui" w:date="2025-10-06T00:43:00Z" w16du:dateUtc="2025-10-05T16:43:00Z">
              <w:rPr>
                <w:rFonts w:ascii="Arial" w:hAnsi="Arial" w:cs="Arial"/>
                <w:sz w:val="20"/>
                <w:szCs w:val="20"/>
              </w:rPr>
            </w:rPrChange>
          </w:rPr>
          <w:t xml:space="preserve">) improve </w:t>
        </w:r>
      </w:ins>
      <w:ins w:id="752" w:author="Keith Wan Hang Chiu" w:date="2025-10-04T23:35:00Z" w16du:dateUtc="2025-10-04T15:35:00Z">
        <w:r w:rsidR="004B6753" w:rsidRPr="00E95A8E">
          <w:rPr>
            <w:rPrChange w:id="753" w:author="Sin Yu Joanne Hui" w:date="2025-10-06T00:43:00Z" w16du:dateUtc="2025-10-05T16:43:00Z">
              <w:rPr>
                <w:rFonts w:ascii="Arial" w:hAnsi="Arial" w:cs="Arial"/>
                <w:sz w:val="20"/>
                <w:szCs w:val="20"/>
              </w:rPr>
            </w:rPrChange>
          </w:rPr>
          <w:t xml:space="preserve">medical accuracy of the generated reports, </w:t>
        </w:r>
      </w:ins>
      <w:ins w:id="754" w:author="Keith Wan Hang Chiu" w:date="2025-10-04T23:25:00Z" w16du:dateUtc="2025-10-04T15:25:00Z">
        <w:r w:rsidRPr="00E95A8E">
          <w:rPr>
            <w:rPrChange w:id="755" w:author="Sin Yu Joanne Hui" w:date="2025-10-06T00:43:00Z" w16du:dateUtc="2025-10-05T16:43:00Z">
              <w:rPr>
                <w:rFonts w:ascii="Arial" w:hAnsi="Arial" w:cs="Arial"/>
                <w:sz w:val="20"/>
                <w:szCs w:val="20"/>
              </w:rPr>
            </w:rPrChange>
          </w:rPr>
          <w:t xml:space="preserve">(ii) </w:t>
        </w:r>
      </w:ins>
      <w:ins w:id="756" w:author="Keith Wan Hang Chiu" w:date="2025-10-04T23:36:00Z" w16du:dateUtc="2025-10-04T15:36:00Z">
        <w:r w:rsidR="004B6753" w:rsidRPr="00E95A8E">
          <w:rPr>
            <w:rPrChange w:id="757" w:author="Sin Yu Joanne Hui" w:date="2025-10-06T00:43:00Z" w16du:dateUtc="2025-10-05T16:43:00Z">
              <w:rPr>
                <w:rFonts w:ascii="Arial" w:hAnsi="Arial" w:cs="Arial"/>
                <w:sz w:val="20"/>
                <w:szCs w:val="20"/>
              </w:rPr>
            </w:rPrChange>
          </w:rPr>
          <w:t xml:space="preserve">improved lingual accuracy of the generated reports, and (iii) </w:t>
        </w:r>
      </w:ins>
      <w:ins w:id="758" w:author="Keith Wan Hang Chiu" w:date="2025-10-04T23:35:00Z" w16du:dateUtc="2025-10-04T15:35:00Z">
        <w:r w:rsidR="004B6753" w:rsidRPr="00E95A8E">
          <w:rPr>
            <w:rPrChange w:id="759" w:author="Sin Yu Joanne Hui" w:date="2025-10-06T00:43:00Z" w16du:dateUtc="2025-10-05T16:43:00Z">
              <w:rPr>
                <w:rFonts w:ascii="Arial" w:hAnsi="Arial" w:cs="Arial"/>
                <w:sz w:val="20"/>
                <w:szCs w:val="20"/>
              </w:rPr>
            </w:rPrChange>
          </w:rPr>
          <w:t xml:space="preserve">identifying patient </w:t>
        </w:r>
      </w:ins>
      <w:ins w:id="760" w:author="Keith Wan Hang Chiu" w:date="2025-10-04T23:36:00Z" w16du:dateUtc="2025-10-04T15:36:00Z">
        <w:r w:rsidR="004B6753" w:rsidRPr="00E95A8E">
          <w:rPr>
            <w:rPrChange w:id="761" w:author="Sin Yu Joanne Hui" w:date="2025-10-06T00:43:00Z" w16du:dateUtc="2025-10-05T16:43:00Z">
              <w:rPr>
                <w:rFonts w:ascii="Arial" w:hAnsi="Arial" w:cs="Arial"/>
                <w:sz w:val="20"/>
                <w:szCs w:val="20"/>
              </w:rPr>
            </w:rPrChange>
          </w:rPr>
          <w:t>characteristics as stated</w:t>
        </w:r>
      </w:ins>
      <w:ins w:id="762" w:author="Keith Wan Hang Chiu" w:date="2025-10-04T23:37:00Z" w16du:dateUtc="2025-10-04T15:37:00Z">
        <w:r w:rsidR="004B6753" w:rsidRPr="00E95A8E">
          <w:rPr>
            <w:rPrChange w:id="763" w:author="Sin Yu Joanne Hui" w:date="2025-10-06T00:43:00Z" w16du:dateUtc="2025-10-05T16:43:00Z">
              <w:rPr>
                <w:rFonts w:ascii="Arial" w:hAnsi="Arial" w:cs="Arial"/>
                <w:sz w:val="20"/>
                <w:szCs w:val="20"/>
              </w:rPr>
            </w:rPrChange>
          </w:rPr>
          <w:t xml:space="preserve"> in the objectives. </w:t>
        </w:r>
      </w:ins>
      <w:proofErr w:type="gramStart"/>
      <w:ins w:id="764" w:author="Keith Wan Hang Chiu" w:date="2025-10-04T23:25:00Z" w16du:dateUtc="2025-10-04T15:25:00Z">
        <w:r w:rsidRPr="00E95A8E">
          <w:rPr>
            <w:rPrChange w:id="765" w:author="Sin Yu Joanne Hui" w:date="2025-10-06T00:43:00Z" w16du:dateUtc="2025-10-05T16:43:00Z">
              <w:rPr>
                <w:rFonts w:ascii="Arial" w:hAnsi="Arial" w:cs="Arial"/>
                <w:sz w:val="20"/>
                <w:szCs w:val="20"/>
              </w:rPr>
            </w:rPrChange>
          </w:rPr>
          <w:t>In order to</w:t>
        </w:r>
        <w:proofErr w:type="gramEnd"/>
        <w:r w:rsidRPr="00E95A8E">
          <w:rPr>
            <w:rPrChange w:id="766" w:author="Sin Yu Joanne Hui" w:date="2025-10-06T00:43:00Z" w16du:dateUtc="2025-10-05T16:43:00Z">
              <w:rPr>
                <w:rFonts w:ascii="Arial" w:hAnsi="Arial" w:cs="Arial"/>
                <w:sz w:val="20"/>
                <w:szCs w:val="20"/>
              </w:rPr>
            </w:rPrChange>
          </w:rPr>
          <w:t xml:space="preserve"> achieve this, </w:t>
        </w:r>
      </w:ins>
      <w:ins w:id="767" w:author="Keith Wan Hang Chiu" w:date="2025-10-04T23:37:00Z" w16du:dateUtc="2025-10-04T15:37:00Z">
        <w:r w:rsidR="004B6753" w:rsidRPr="00E95A8E">
          <w:rPr>
            <w:rPrChange w:id="768" w:author="Sin Yu Joanne Hui" w:date="2025-10-06T00:43:00Z" w16du:dateUtc="2025-10-05T16:43:00Z">
              <w:rPr>
                <w:rFonts w:ascii="Arial" w:hAnsi="Arial" w:cs="Arial"/>
                <w:sz w:val="20"/>
                <w:szCs w:val="20"/>
              </w:rPr>
            </w:rPrChange>
          </w:rPr>
          <w:t>various proven methods such as reinforced learning formulation (RLHF) will be implemented.</w:t>
        </w:r>
        <w:r w:rsidR="004B6753">
          <w:rPr>
            <w:rFonts w:ascii="Arial" w:hAnsi="Arial" w:cs="Arial"/>
            <w:sz w:val="20"/>
            <w:szCs w:val="20"/>
          </w:rPr>
          <w:t xml:space="preserve"> </w:t>
        </w:r>
      </w:ins>
    </w:p>
    <w:p w14:paraId="09A6167D" w14:textId="77777777" w:rsidR="004B6753" w:rsidRPr="00FB3A4C" w:rsidRDefault="004B6753">
      <w:pPr>
        <w:rPr>
          <w:ins w:id="769" w:author="Keith Wan Hang Chiu" w:date="2025-10-04T23:25:00Z" w16du:dateUtc="2025-10-04T15:25:00Z"/>
          <w:rFonts w:ascii="Arial" w:hAnsi="Arial" w:cs="Arial"/>
          <w:sz w:val="20"/>
          <w:szCs w:val="20"/>
        </w:rPr>
        <w:pPrChange w:id="770" w:author="Keith Wan Hang Chiu" w:date="2025-10-04T23:37:00Z" w16du:dateUtc="2025-10-04T15:37:00Z">
          <w:pPr>
            <w:tabs>
              <w:tab w:val="left" w:pos="-720"/>
              <w:tab w:val="left" w:pos="0"/>
            </w:tabs>
            <w:suppressAutoHyphens/>
            <w:snapToGrid w:val="0"/>
            <w:spacing w:line="300" w:lineRule="exact"/>
            <w:jc w:val="both"/>
          </w:pPr>
        </w:pPrChange>
      </w:pPr>
    </w:p>
    <w:p w14:paraId="327F5093" w14:textId="4A0E88AD" w:rsidR="008006F9" w:rsidRPr="00DB6593" w:rsidDel="00E01F4B" w:rsidRDefault="008006F9" w:rsidP="007430EC">
      <w:pPr>
        <w:spacing w:line="276" w:lineRule="auto"/>
        <w:jc w:val="both"/>
        <w:rPr>
          <w:del w:id="771" w:author="Keith Wan Hang Chiu" w:date="2025-10-04T22:40:00Z" w16du:dateUtc="2025-10-04T14:40:00Z"/>
          <w:bCs/>
          <w:color w:val="000000"/>
        </w:rPr>
      </w:pPr>
    </w:p>
    <w:p w14:paraId="579891E3" w14:textId="6E2E40DC" w:rsidR="006B3072" w:rsidRPr="00E01F4B" w:rsidDel="00E01F4B" w:rsidRDefault="008006F9">
      <w:pPr>
        <w:pStyle w:val="ListParagraph"/>
        <w:numPr>
          <w:ilvl w:val="0"/>
          <w:numId w:val="36"/>
        </w:numPr>
        <w:spacing w:line="276" w:lineRule="auto"/>
        <w:jc w:val="both"/>
        <w:rPr>
          <w:del w:id="772" w:author="Keith Wan Hang Chiu" w:date="2025-10-04T22:43:00Z" w16du:dateUtc="2025-10-04T14:43:00Z"/>
          <w:rFonts w:ascii="Times New Roman" w:hAnsi="Times New Roman" w:cs="Times New Roman"/>
          <w:bCs/>
          <w:color w:val="000000"/>
        </w:rPr>
      </w:pPr>
      <w:del w:id="773" w:author="Keith Wan Hang Chiu" w:date="2025-10-04T22:40:00Z" w16du:dateUtc="2025-10-04T14:40:00Z">
        <w:r w:rsidRPr="00E01F4B" w:rsidDel="00E01F4B">
          <w:rPr>
            <w:rFonts w:ascii="Times New Roman" w:hAnsi="Times New Roman" w:cs="Times New Roman"/>
            <w:color w:val="000000" w:themeColor="text1"/>
          </w:rPr>
          <w:delText xml:space="preserve">Review of </w:delText>
        </w:r>
      </w:del>
      <w:del w:id="774" w:author="Keith Wan Hang Chiu" w:date="2025-10-04T22:55:00Z" w16du:dateUtc="2025-10-04T14:55:00Z">
        <w:r w:rsidRPr="00E01F4B" w:rsidDel="00A041A3">
          <w:rPr>
            <w:rFonts w:ascii="Times New Roman" w:hAnsi="Times New Roman" w:cs="Times New Roman"/>
            <w:color w:val="000000" w:themeColor="text1"/>
          </w:rPr>
          <w:delText>medical history</w:delText>
        </w:r>
      </w:del>
      <w:del w:id="775" w:author="Keith Wan Hang Chiu" w:date="2025-10-04T22:41:00Z" w16du:dateUtc="2025-10-04T14:41:00Z">
        <w:r w:rsidR="00306DED" w:rsidRPr="00E01F4B" w:rsidDel="00E01F4B">
          <w:rPr>
            <w:rFonts w:ascii="Times New Roman" w:hAnsi="Times New Roman" w:cs="Times New Roman"/>
            <w:color w:val="000000" w:themeColor="text1"/>
          </w:rPr>
          <w:delText xml:space="preserve"> in private and public clinics and hospitals</w:delText>
        </w:r>
        <w:r w:rsidR="002A3532" w:rsidRPr="00E01F4B" w:rsidDel="00E01F4B">
          <w:rPr>
            <w:rFonts w:ascii="Times New Roman" w:hAnsi="Times New Roman" w:cs="Times New Roman"/>
            <w:color w:val="000000" w:themeColor="text1"/>
          </w:rPr>
          <w:delText xml:space="preserve">, including the use of Clinical Management System (CMS), </w:delText>
        </w:r>
      </w:del>
      <w:del w:id="776" w:author="Keith Wan Hang Chiu" w:date="2025-10-04T22:55:00Z" w16du:dateUtc="2025-10-04T14:55:00Z">
        <w:r w:rsidR="002A3532" w:rsidRPr="00E01F4B" w:rsidDel="00A041A3">
          <w:rPr>
            <w:rFonts w:ascii="Times New Roman" w:hAnsi="Times New Roman" w:cs="Times New Roman"/>
            <w:color w:val="000000" w:themeColor="text1"/>
          </w:rPr>
          <w:delText>Electronic Patient Record (ePR)</w:delText>
        </w:r>
      </w:del>
      <w:del w:id="777" w:author="Keith Wan Hang Chiu" w:date="2025-10-04T22:41:00Z" w16du:dateUtc="2025-10-04T14:41:00Z">
        <w:r w:rsidR="002A3532" w:rsidRPr="00E01F4B" w:rsidDel="00E01F4B">
          <w:rPr>
            <w:rFonts w:ascii="Times New Roman" w:hAnsi="Times New Roman" w:cs="Times New Roman"/>
            <w:color w:val="000000" w:themeColor="text1"/>
          </w:rPr>
          <w:delText>, and Clinical Data Analysis and Reporting System (CDARS)</w:delText>
        </w:r>
      </w:del>
    </w:p>
    <w:p w14:paraId="2313212E" w14:textId="7F7B2191" w:rsidR="002F20E0" w:rsidRPr="00E01F4B" w:rsidDel="00E01F4B" w:rsidRDefault="002F20E0">
      <w:pPr>
        <w:pStyle w:val="ListParagraph"/>
        <w:numPr>
          <w:ilvl w:val="0"/>
          <w:numId w:val="36"/>
        </w:numPr>
        <w:spacing w:line="276" w:lineRule="auto"/>
        <w:jc w:val="both"/>
        <w:rPr>
          <w:del w:id="778" w:author="Keith Wan Hang Chiu" w:date="2025-10-04T22:43:00Z" w16du:dateUtc="2025-10-04T14:43:00Z"/>
          <w:rFonts w:ascii="Times New Roman" w:hAnsi="Times New Roman" w:cs="Times New Roman"/>
          <w:bCs/>
          <w:color w:val="000000"/>
        </w:rPr>
      </w:pPr>
      <w:del w:id="779" w:author="Keith Wan Hang Chiu" w:date="2025-10-04T22:43:00Z" w16du:dateUtc="2025-10-04T14:43:00Z">
        <w:r w:rsidRPr="00E01F4B" w:rsidDel="00E01F4B">
          <w:rPr>
            <w:rFonts w:ascii="Times New Roman" w:hAnsi="Times New Roman" w:cs="Times New Roman"/>
            <w:color w:val="000000" w:themeColor="text1"/>
          </w:rPr>
          <w:delText xml:space="preserve">Patient </w:delText>
        </w:r>
      </w:del>
      <w:del w:id="780" w:author="Keith Wan Hang Chiu" w:date="2025-10-04T22:55:00Z" w16du:dateUtc="2025-10-04T14:55:00Z">
        <w:r w:rsidRPr="00E01F4B" w:rsidDel="00A041A3">
          <w:rPr>
            <w:rFonts w:ascii="Times New Roman" w:hAnsi="Times New Roman" w:cs="Times New Roman"/>
            <w:color w:val="000000" w:themeColor="text1"/>
          </w:rPr>
          <w:delText xml:space="preserve">parameters including </w:delText>
        </w:r>
      </w:del>
      <w:del w:id="781" w:author="Keith Wan Hang Chiu" w:date="2025-10-04T22:43:00Z" w16du:dateUtc="2025-10-04T14:43:00Z">
        <w:r w:rsidRPr="00E01F4B" w:rsidDel="00E01F4B">
          <w:rPr>
            <w:rFonts w:ascii="Times New Roman" w:hAnsi="Times New Roman" w:cs="Times New Roman"/>
            <w:color w:val="000000" w:themeColor="text1"/>
          </w:rPr>
          <w:delText>report understanding, anxiety level and satisfaction of reports generated by AI models will be assessed using semi-quantitative and qualitative methods</w:delText>
        </w:r>
      </w:del>
    </w:p>
    <w:p w14:paraId="444C4D90" w14:textId="69BED064" w:rsidR="002F20E0" w:rsidRPr="000D2857" w:rsidDel="00E01F4B" w:rsidRDefault="002F20E0">
      <w:pPr>
        <w:pStyle w:val="ListParagraph"/>
        <w:numPr>
          <w:ilvl w:val="0"/>
          <w:numId w:val="36"/>
        </w:numPr>
        <w:spacing w:line="276" w:lineRule="auto"/>
        <w:jc w:val="both"/>
        <w:rPr>
          <w:del w:id="782" w:author="Keith Wan Hang Chiu" w:date="2025-10-04T22:43:00Z" w16du:dateUtc="2025-10-04T14:43:00Z"/>
          <w:rFonts w:ascii="Times New Roman" w:hAnsi="Times New Roman" w:cs="Times New Roman"/>
          <w:bCs/>
          <w:color w:val="000000"/>
        </w:rPr>
      </w:pPr>
      <w:del w:id="783" w:author="Keith Wan Hang Chiu" w:date="2025-10-04T22:43:00Z" w16du:dateUtc="2025-10-04T14:43:00Z">
        <w:r w:rsidDel="00E01F4B">
          <w:rPr>
            <w:rFonts w:ascii="Times New Roman" w:hAnsi="Times New Roman" w:cs="Times New Roman"/>
          </w:rPr>
          <w:delText>Upon completion of model development</w:delText>
        </w:r>
        <w:r w:rsidRPr="009F63A6" w:rsidDel="00E01F4B">
          <w:rPr>
            <w:rFonts w:ascii="Times New Roman" w:hAnsi="Times New Roman" w:cs="Times New Roman"/>
          </w:rPr>
          <w:delText xml:space="preserve">, a prospectively recruited cohort </w:delText>
        </w:r>
        <w:r w:rsidDel="00E01F4B">
          <w:rPr>
            <w:rFonts w:ascii="Times New Roman" w:hAnsi="Times New Roman" w:cs="Times New Roman"/>
          </w:rPr>
          <w:delText>of</w:delText>
        </w:r>
        <w:r w:rsidRPr="009F63A6" w:rsidDel="00E01F4B">
          <w:rPr>
            <w:rFonts w:ascii="Times New Roman" w:hAnsi="Times New Roman" w:cs="Times New Roman"/>
          </w:rPr>
          <w:delText xml:space="preserve"> 50 reports from each modality in each site will be used as the test set to evaluate the final model.</w:delText>
        </w:r>
      </w:del>
    </w:p>
    <w:p w14:paraId="503ED385" w14:textId="18289EDE" w:rsidR="002F20E0" w:rsidDel="00A041A3" w:rsidRDefault="002F20E0">
      <w:pPr>
        <w:pStyle w:val="ListParagraph"/>
        <w:numPr>
          <w:ilvl w:val="0"/>
          <w:numId w:val="36"/>
        </w:numPr>
        <w:spacing w:line="276" w:lineRule="auto"/>
        <w:jc w:val="both"/>
        <w:rPr>
          <w:del w:id="784" w:author="Keith Wan Hang Chiu" w:date="2025-10-04T22:55:00Z" w16du:dateUtc="2025-10-04T14:55:00Z"/>
        </w:rPr>
        <w:pPrChange w:id="785" w:author="Keith Wan Hang Chiu" w:date="2025-10-04T22:43:00Z" w16du:dateUtc="2025-10-04T14:43:00Z">
          <w:pPr/>
        </w:pPrChange>
      </w:pPr>
    </w:p>
    <w:p w14:paraId="4F9E25B2" w14:textId="7F26056C" w:rsidR="002F20E0" w:rsidRPr="00DB6593" w:rsidRDefault="002F20E0" w:rsidP="002F20E0">
      <w:pPr>
        <w:pStyle w:val="Heading3"/>
        <w:jc w:val="both"/>
        <w:rPr>
          <w:color w:val="000000"/>
        </w:rPr>
      </w:pPr>
      <w:bookmarkStart w:id="786" w:name="_Toc210600477"/>
      <w:r>
        <w:t>4.3.2. Evaluation of results</w:t>
      </w:r>
      <w:bookmarkEnd w:id="786"/>
    </w:p>
    <w:p w14:paraId="5144ECE3" w14:textId="0D421B63" w:rsidR="002F20E0" w:rsidRDefault="002F20E0" w:rsidP="002F20E0">
      <w:pPr>
        <w:pStyle w:val="ListParagraph"/>
        <w:numPr>
          <w:ilvl w:val="0"/>
          <w:numId w:val="36"/>
        </w:numPr>
        <w:spacing w:line="276" w:lineRule="auto"/>
        <w:jc w:val="both"/>
        <w:rPr>
          <w:rFonts w:ascii="Times New Roman" w:hAnsi="Times New Roman" w:cs="Times New Roman"/>
          <w:bCs/>
          <w:color w:val="000000"/>
        </w:rPr>
      </w:pPr>
      <w:del w:id="787" w:author="Keith Wan Hang Chiu" w:date="2025-10-04T23:38:00Z" w16du:dateUtc="2025-10-04T15:38:00Z">
        <w:r w:rsidDel="004B6753">
          <w:rPr>
            <w:rFonts w:ascii="Times New Roman" w:hAnsi="Times New Roman" w:cs="Times New Roman"/>
            <w:bCs/>
            <w:color w:val="000000"/>
          </w:rPr>
          <w:delText xml:space="preserve">The </w:delText>
        </w:r>
      </w:del>
      <w:ins w:id="788" w:author="Keith Wan Hang Chiu" w:date="2025-10-04T23:38:00Z" w16du:dateUtc="2025-10-04T15:38:00Z">
        <w:r w:rsidR="004B6753">
          <w:rPr>
            <w:rFonts w:ascii="Times New Roman" w:hAnsi="Times New Roman" w:cs="Times New Roman"/>
            <w:bCs/>
            <w:color w:val="000000"/>
          </w:rPr>
          <w:t xml:space="preserve">All </w:t>
        </w:r>
      </w:ins>
      <w:r>
        <w:rPr>
          <w:rFonts w:ascii="Times New Roman" w:hAnsi="Times New Roman" w:cs="Times New Roman"/>
          <w:bCs/>
          <w:color w:val="000000"/>
        </w:rPr>
        <w:t>AI-generated reports will be evaluated with standardised readability tests (e.g. Flesch-</w:t>
      </w:r>
      <w:commentRangeStart w:id="789"/>
      <w:commentRangeStart w:id="790"/>
      <w:commentRangeStart w:id="791"/>
      <w:r>
        <w:rPr>
          <w:rFonts w:ascii="Times New Roman" w:hAnsi="Times New Roman" w:cs="Times New Roman"/>
          <w:bCs/>
          <w:color w:val="000000"/>
        </w:rPr>
        <w:t>Kincaid</w:t>
      </w:r>
      <w:commentRangeEnd w:id="789"/>
      <w:r w:rsidR="00845F81">
        <w:rPr>
          <w:rStyle w:val="CommentReference"/>
          <w:rFonts w:ascii="Times New Roman" w:eastAsia="Times New Roman" w:hAnsi="Times New Roman" w:cs="Times New Roman"/>
          <w:lang w:val="en-GB" w:eastAsia="zh-CN"/>
        </w:rPr>
        <w:commentReference w:id="789"/>
      </w:r>
      <w:commentRangeEnd w:id="790"/>
      <w:r w:rsidR="00E95A8E">
        <w:rPr>
          <w:rStyle w:val="CommentReference"/>
          <w:rFonts w:ascii="Times New Roman" w:eastAsia="Times New Roman" w:hAnsi="Times New Roman" w:cs="Times New Roman"/>
          <w:lang w:val="en-GB" w:eastAsia="zh-CN"/>
        </w:rPr>
        <w:commentReference w:id="790"/>
      </w:r>
      <w:commentRangeEnd w:id="791"/>
      <w:r w:rsidR="00E95A8E">
        <w:rPr>
          <w:rStyle w:val="CommentReference"/>
          <w:rFonts w:ascii="Times New Roman" w:eastAsia="Times New Roman" w:hAnsi="Times New Roman" w:cs="Times New Roman"/>
          <w:lang w:val="en-GB" w:eastAsia="zh-CN"/>
        </w:rPr>
        <w:commentReference w:id="791"/>
      </w:r>
      <w:ins w:id="792" w:author="Sin Yu Joanne Hui" w:date="2025-10-06T00:50:00Z" w16du:dateUtc="2025-10-05T16:50:00Z">
        <w:r w:rsidR="00E95A8E">
          <w:rPr>
            <w:rFonts w:ascii="Times New Roman" w:hAnsi="Times New Roman" w:cs="Times New Roman"/>
            <w:bCs/>
            <w:color w:val="000000"/>
          </w:rPr>
          <w:t>, Chinese Readability Index Explorer 3.0</w:t>
        </w:r>
      </w:ins>
      <w:r>
        <w:rPr>
          <w:rFonts w:ascii="Times New Roman" w:hAnsi="Times New Roman" w:cs="Times New Roman"/>
          <w:bCs/>
          <w:color w:val="000000"/>
        </w:rPr>
        <w:t>)</w:t>
      </w:r>
    </w:p>
    <w:p w14:paraId="3E56843F" w14:textId="0C629D29" w:rsidR="00126ED7" w:rsidDel="00A041A3" w:rsidRDefault="00126ED7" w:rsidP="002F20E0">
      <w:pPr>
        <w:pStyle w:val="ListParagraph"/>
        <w:numPr>
          <w:ilvl w:val="0"/>
          <w:numId w:val="36"/>
        </w:numPr>
        <w:spacing w:line="276" w:lineRule="auto"/>
        <w:jc w:val="both"/>
        <w:rPr>
          <w:del w:id="793" w:author="Keith Wan Hang Chiu" w:date="2025-10-04T22:57:00Z" w16du:dateUtc="2025-10-04T14:57:00Z"/>
          <w:rFonts w:ascii="Times New Roman" w:hAnsi="Times New Roman" w:cs="Times New Roman"/>
          <w:bCs/>
          <w:color w:val="000000"/>
        </w:rPr>
      </w:pPr>
      <w:del w:id="794" w:author="Keith Wan Hang Chiu" w:date="2025-10-04T22:57:00Z" w16du:dateUtc="2025-10-04T14:57:00Z">
        <w:r w:rsidDel="00A041A3">
          <w:rPr>
            <w:rFonts w:ascii="Times New Roman" w:hAnsi="Times New Roman" w:cs="Times New Roman"/>
            <w:bCs/>
            <w:color w:val="000000"/>
          </w:rPr>
          <w:delText>Patients will be asked to evaluate the reports using semi-quantitative and qualitative methods</w:delText>
        </w:r>
      </w:del>
    </w:p>
    <w:p w14:paraId="063CF5F1" w14:textId="51F5C172" w:rsidR="002F20E0" w:rsidRPr="002F20E0" w:rsidRDefault="002F20E0" w:rsidP="002F20E0">
      <w:pPr>
        <w:pStyle w:val="ListParagraph"/>
        <w:numPr>
          <w:ilvl w:val="0"/>
          <w:numId w:val="36"/>
        </w:numPr>
        <w:spacing w:line="276" w:lineRule="auto"/>
        <w:jc w:val="both"/>
        <w:rPr>
          <w:rFonts w:ascii="Times New Roman" w:hAnsi="Times New Roman" w:cs="Times New Roman"/>
          <w:bCs/>
          <w:color w:val="000000"/>
        </w:rPr>
      </w:pPr>
      <w:del w:id="795" w:author="Keith Wan Hang Chiu" w:date="2025-10-04T22:57:00Z" w16du:dateUtc="2025-10-04T14:57:00Z">
        <w:r w:rsidDel="00A041A3">
          <w:rPr>
            <w:rFonts w:ascii="Times New Roman" w:hAnsi="Times New Roman" w:cs="Times New Roman"/>
          </w:rPr>
          <w:delText>Doctors</w:delText>
        </w:r>
      </w:del>
      <w:ins w:id="796" w:author="Keith Wan Hang Chiu" w:date="2025-10-04T22:57:00Z" w16du:dateUtc="2025-10-04T14:57:00Z">
        <w:r w:rsidR="00A041A3">
          <w:rPr>
            <w:rFonts w:ascii="Times New Roman" w:hAnsi="Times New Roman" w:cs="Times New Roman"/>
          </w:rPr>
          <w:t>The research team</w:t>
        </w:r>
      </w:ins>
      <w:r>
        <w:rPr>
          <w:rFonts w:ascii="Times New Roman" w:hAnsi="Times New Roman" w:cs="Times New Roman"/>
        </w:rPr>
        <w:t xml:space="preserve"> will assess aspects including report accuracy and appropriateness of information divulged to patients</w:t>
      </w:r>
      <w:ins w:id="797" w:author="Keith Wan Hang Chiu" w:date="2025-10-04T23:38:00Z" w16du:dateUtc="2025-10-04T15:38:00Z">
        <w:r w:rsidR="004B6753">
          <w:rPr>
            <w:rFonts w:ascii="Times New Roman" w:hAnsi="Times New Roman" w:cs="Times New Roman"/>
          </w:rPr>
          <w:t>.</w:t>
        </w:r>
      </w:ins>
    </w:p>
    <w:p w14:paraId="6D0BA286" w14:textId="6E04A28E" w:rsidR="002F20E0" w:rsidRPr="002F20E0" w:rsidDel="004B6753" w:rsidRDefault="002F20E0" w:rsidP="002F20E0">
      <w:pPr>
        <w:pStyle w:val="ListParagraph"/>
        <w:numPr>
          <w:ilvl w:val="0"/>
          <w:numId w:val="36"/>
        </w:numPr>
        <w:spacing w:line="276" w:lineRule="auto"/>
        <w:jc w:val="both"/>
        <w:rPr>
          <w:del w:id="798" w:author="Keith Wan Hang Chiu" w:date="2025-10-04T23:38:00Z" w16du:dateUtc="2025-10-04T15:38:00Z"/>
          <w:rFonts w:ascii="Times New Roman" w:hAnsi="Times New Roman" w:cs="Times New Roman"/>
          <w:bCs/>
          <w:color w:val="000000"/>
        </w:rPr>
      </w:pPr>
      <w:del w:id="799" w:author="Keith Wan Hang Chiu" w:date="2025-10-04T23:38:00Z" w16du:dateUtc="2025-10-04T15:38:00Z">
        <w:r w:rsidDel="004B6753">
          <w:rPr>
            <w:rFonts w:ascii="Times New Roman" w:hAnsi="Times New Roman" w:cs="Times New Roman"/>
          </w:rPr>
          <w:delText>A</w:delText>
        </w:r>
        <w:r w:rsidRPr="009F63A6" w:rsidDel="004B6753">
          <w:rPr>
            <w:rFonts w:ascii="Times New Roman" w:hAnsi="Times New Roman" w:cs="Times New Roman"/>
          </w:rPr>
          <w:delText xml:space="preserve"> platform that can cross-reference and extract relevant </w:delText>
        </w:r>
        <w:r w:rsidDel="004B6753">
          <w:rPr>
            <w:rFonts w:ascii="Times New Roman" w:hAnsi="Times New Roman" w:cs="Times New Roman"/>
          </w:rPr>
          <w:delText xml:space="preserve">data from EHR </w:delText>
        </w:r>
        <w:r w:rsidRPr="009F63A6" w:rsidDel="004B6753">
          <w:rPr>
            <w:rFonts w:ascii="Times New Roman" w:hAnsi="Times New Roman" w:cs="Times New Roman"/>
          </w:rPr>
          <w:delText xml:space="preserve">will be constructed in order for the model to </w:delText>
        </w:r>
        <w:r w:rsidDel="004B6753">
          <w:rPr>
            <w:rFonts w:ascii="Times New Roman" w:hAnsi="Times New Roman" w:cs="Times New Roman"/>
          </w:rPr>
          <w:delText>match patient demographics, reading levels and health literacy that can be used as prompts to generate</w:delText>
        </w:r>
        <w:r w:rsidRPr="009F63A6" w:rsidDel="004B6753">
          <w:rPr>
            <w:rFonts w:ascii="Times New Roman" w:hAnsi="Times New Roman" w:cs="Times New Roman"/>
          </w:rPr>
          <w:delText xml:space="preserve"> personalized reports</w:delText>
        </w:r>
        <w:r w:rsidDel="004B6753">
          <w:rPr>
            <w:rFonts w:ascii="Times New Roman" w:hAnsi="Times New Roman" w:cs="Times New Roman"/>
          </w:rPr>
          <w:delText xml:space="preserve"> </w:delText>
        </w:r>
        <w:r w:rsidDel="004B6753">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Del="004B6753">
          <w:rPr>
            <w:rFonts w:ascii="Times New Roman" w:hAnsi="Times New Roman" w:cs="Times New Roman"/>
          </w:rPr>
          <w:delInstrText xml:space="preserve"> ADDIN EN.CITE </w:delInstrText>
        </w:r>
        <w:r w:rsidDel="004B6753">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Del="004B6753">
          <w:rPr>
            <w:rFonts w:ascii="Times New Roman" w:hAnsi="Times New Roman" w:cs="Times New Roman"/>
          </w:rPr>
          <w:delInstrText xml:space="preserve"> ADDIN EN.CITE.DATA </w:delInstrText>
        </w:r>
        <w:r w:rsidDel="004B6753">
          <w:fldChar w:fldCharType="end"/>
        </w:r>
        <w:r w:rsidDel="004B6753">
          <w:fldChar w:fldCharType="separate"/>
        </w:r>
        <w:r w:rsidDel="004B6753">
          <w:rPr>
            <w:rFonts w:ascii="Times New Roman" w:hAnsi="Times New Roman" w:cs="Times New Roman"/>
            <w:noProof/>
          </w:rPr>
          <w:delText>(1</w:delText>
        </w:r>
        <w:r w:rsidR="00FF79CE" w:rsidDel="004B6753">
          <w:rPr>
            <w:rFonts w:ascii="Times New Roman" w:hAnsi="Times New Roman" w:cs="Times New Roman"/>
            <w:noProof/>
          </w:rPr>
          <w:delText>4</w:delText>
        </w:r>
        <w:r w:rsidDel="004B6753">
          <w:rPr>
            <w:rFonts w:ascii="Times New Roman" w:hAnsi="Times New Roman" w:cs="Times New Roman"/>
            <w:noProof/>
          </w:rPr>
          <w:delText>)</w:delText>
        </w:r>
        <w:r w:rsidDel="004B6753">
          <w:fldChar w:fldCharType="end"/>
        </w:r>
      </w:del>
    </w:p>
    <w:p w14:paraId="5EE5DC0A" w14:textId="69399314" w:rsidR="002F20E0" w:rsidRPr="002F20E0" w:rsidRDefault="00126ED7" w:rsidP="002F20E0">
      <w:pPr>
        <w:pStyle w:val="ListParagraph"/>
        <w:numPr>
          <w:ilvl w:val="0"/>
          <w:numId w:val="36"/>
        </w:numPr>
        <w:spacing w:line="276" w:lineRule="auto"/>
        <w:jc w:val="both"/>
        <w:rPr>
          <w:rFonts w:ascii="Times New Roman" w:hAnsi="Times New Roman" w:cs="Times New Roman"/>
          <w:bCs/>
          <w:color w:val="000000"/>
        </w:rPr>
      </w:pPr>
      <w:r>
        <w:rPr>
          <w:rFonts w:ascii="Times New Roman" w:hAnsi="Times New Roman" w:cs="Times New Roman"/>
          <w:bCs/>
          <w:color w:val="000000"/>
        </w:rPr>
        <w:t>The final model will be evaluated using a test set</w:t>
      </w:r>
    </w:p>
    <w:p w14:paraId="22DF849A" w14:textId="39347880" w:rsidR="008006F9" w:rsidRDefault="00D51610" w:rsidP="0DA5B515">
      <w:pPr>
        <w:rPr>
          <w:ins w:id="800" w:author="William Cho" w:date="2025-10-04T13:55:00Z" w16du:dateUtc="2025-10-04T05:55:00Z"/>
        </w:rPr>
      </w:pPr>
      <w:r>
        <w:br w:type="page"/>
      </w:r>
      <w:ins w:id="801" w:author="William Cho" w:date="2025-10-04T13:55:00Z" w16du:dateUtc="2025-10-04T05:55:00Z">
        <w:r w:rsidR="00845F81" w:rsidRPr="00845F81">
          <w:lastRenderedPageBreak/>
          <w:t>The background mentions hallucinations as a concern, but the methods section does not detail how this critical risk will be mitigated during development and evaluation.</w:t>
        </w:r>
      </w:ins>
    </w:p>
    <w:p w14:paraId="4A889B30" w14:textId="77777777" w:rsidR="00845F81" w:rsidRPr="00DB6593" w:rsidRDefault="00845F81" w:rsidP="0DA5B515"/>
    <w:p w14:paraId="26FACAF6" w14:textId="78B903FB" w:rsidR="008006F9" w:rsidRDefault="0DA5B515" w:rsidP="0DA5B515">
      <w:pPr>
        <w:pStyle w:val="Heading2"/>
        <w:rPr>
          <w:ins w:id="802" w:author="Keith Wan Hang Chiu" w:date="2025-10-04T22:59:00Z" w16du:dateUtc="2025-10-04T14:59:00Z"/>
        </w:rPr>
      </w:pPr>
      <w:bookmarkStart w:id="803" w:name="_Toc163737040"/>
      <w:bookmarkStart w:id="804" w:name="_Toc163737190"/>
      <w:bookmarkStart w:id="805" w:name="_Toc163737534"/>
      <w:bookmarkStart w:id="806" w:name="_Toc210600478"/>
      <w:r>
        <w:t>4.4. Study Outcome</w:t>
      </w:r>
      <w:bookmarkEnd w:id="803"/>
      <w:bookmarkEnd w:id="804"/>
      <w:bookmarkEnd w:id="805"/>
      <w:bookmarkEnd w:id="806"/>
    </w:p>
    <w:p w14:paraId="4AF7F56E" w14:textId="77777777" w:rsidR="00A041A3" w:rsidRDefault="00A041A3" w:rsidP="00A041A3">
      <w:pPr>
        <w:rPr>
          <w:ins w:id="807" w:author="Keith Wan Hang Chiu" w:date="2025-10-04T23:39:00Z" w16du:dateUtc="2025-10-04T15:39:00Z"/>
        </w:rPr>
      </w:pPr>
    </w:p>
    <w:p w14:paraId="6640ED5D" w14:textId="77777777" w:rsidR="001B34A0" w:rsidRDefault="001B34A0" w:rsidP="001B34A0">
      <w:pPr>
        <w:rPr>
          <w:ins w:id="808" w:author="Keith Wan Hang Chiu" w:date="2025-10-04T23:39:00Z" w16du:dateUtc="2025-10-04T15:39:00Z"/>
          <w:lang w:val="en-HK"/>
        </w:rPr>
      </w:pPr>
      <w:ins w:id="809" w:author="Keith Wan Hang Chiu" w:date="2025-10-04T23:39:00Z">
        <w:r w:rsidRPr="001B34A0">
          <w:rPr>
            <w:lang w:val="en-HK"/>
          </w:rPr>
          <w:t xml:space="preserve">The outcome measurements for this study are based on the objectives. </w:t>
        </w:r>
      </w:ins>
    </w:p>
    <w:p w14:paraId="1D2435D2" w14:textId="46D5A8AA" w:rsidR="001B34A0" w:rsidRPr="00845F81" w:rsidDel="0089045D" w:rsidRDefault="001B34A0" w:rsidP="001B34A0">
      <w:pPr>
        <w:spacing w:line="276" w:lineRule="auto"/>
        <w:rPr>
          <w:del w:id="810" w:author="Keith Wan Hang Chiu" w:date="2025-10-04T23:44:00Z" w16du:dateUtc="2025-10-04T15:44:00Z"/>
          <w:moveTo w:id="811" w:author="Keith Wan Hang Chiu" w:date="2025-10-04T23:41:00Z" w16du:dateUtc="2025-10-04T15:41:00Z"/>
          <w:lang w:val="en-US"/>
        </w:rPr>
      </w:pPr>
      <w:moveToRangeStart w:id="812" w:author="Keith Wan Hang Chiu" w:date="2025-10-04T23:41:00Z" w:name="move210513705"/>
      <w:moveTo w:id="813" w:author="Keith Wan Hang Chiu" w:date="2025-10-04T23:41:00Z" w16du:dateUtc="2025-10-04T15:41:00Z">
        <w:del w:id="814" w:author="Keith Wan Hang Chiu" w:date="2025-10-04T23:41:00Z" w16du:dateUtc="2025-10-04T15:41:00Z">
          <w:r w:rsidRPr="00845F81" w:rsidDel="001B34A0">
            <w:rPr>
              <w:lang w:val="en-US"/>
            </w:rPr>
            <w:delText>State that a</w:delText>
          </w:r>
        </w:del>
      </w:moveTo>
      <w:ins w:id="815" w:author="Keith Wan Hang Chiu" w:date="2025-10-04T23:41:00Z" w16du:dateUtc="2025-10-04T15:41:00Z">
        <w:r>
          <w:rPr>
            <w:lang w:val="en-US"/>
          </w:rPr>
          <w:t>A</w:t>
        </w:r>
      </w:ins>
      <w:moveTo w:id="816" w:author="Keith Wan Hang Chiu" w:date="2025-10-04T23:41:00Z" w16du:dateUtc="2025-10-04T15:41:00Z">
        <w:r w:rsidRPr="00845F81">
          <w:rPr>
            <w:lang w:val="en-US"/>
          </w:rPr>
          <w:t xml:space="preserve">ll AI-generated reports will be cross-checked for factual consistency against the original report by </w:t>
        </w:r>
      </w:moveTo>
      <w:ins w:id="817" w:author="Keith Wan Hang Chiu" w:date="2025-10-04T23:41:00Z" w16du:dateUtc="2025-10-04T15:41:00Z">
        <w:r>
          <w:rPr>
            <w:lang w:val="en-US"/>
          </w:rPr>
          <w:t>the research team</w:t>
        </w:r>
      </w:ins>
      <w:moveTo w:id="818" w:author="Keith Wan Hang Chiu" w:date="2025-10-04T23:41:00Z" w16du:dateUtc="2025-10-04T15:41:00Z">
        <w:del w:id="819" w:author="Keith Wan Hang Chiu" w:date="2025-10-04T23:41:00Z" w16du:dateUtc="2025-10-04T15:41:00Z">
          <w:r w:rsidRPr="00845F81" w:rsidDel="001B34A0">
            <w:rPr>
              <w:lang w:val="en-US"/>
            </w:rPr>
            <w:delText>a radiologist co-investigator before being presented to patient evaluators</w:delText>
          </w:r>
        </w:del>
      </w:moveTo>
      <w:ins w:id="820" w:author="Keith Wan Hang Chiu" w:date="2025-10-04T23:42:00Z" w16du:dateUtc="2025-10-04T15:42:00Z">
        <w:r>
          <w:rPr>
            <w:lang w:val="en-US"/>
          </w:rPr>
          <w:t xml:space="preserve"> and </w:t>
        </w:r>
      </w:ins>
      <w:moveTo w:id="821" w:author="Keith Wan Hang Chiu" w:date="2025-10-04T23:41:00Z" w16du:dateUtc="2025-10-04T15:41:00Z">
        <w:del w:id="822" w:author="Keith Wan Hang Chiu" w:date="2025-10-04T23:42:00Z" w16du:dateUtc="2025-10-04T15:42:00Z">
          <w:r w:rsidRPr="00845F81" w:rsidDel="001B34A0">
            <w:rPr>
              <w:lang w:val="en-US"/>
            </w:rPr>
            <w:delText>. Q</w:delText>
          </w:r>
        </w:del>
      </w:moveTo>
      <w:ins w:id="823" w:author="Keith Wan Hang Chiu" w:date="2025-10-04T23:42:00Z" w16du:dateUtc="2025-10-04T15:42:00Z">
        <w:r>
          <w:rPr>
            <w:lang w:val="en-US"/>
          </w:rPr>
          <w:t>q</w:t>
        </w:r>
      </w:ins>
      <w:moveTo w:id="824" w:author="Keith Wan Hang Chiu" w:date="2025-10-04T23:41:00Z" w16du:dateUtc="2025-10-04T15:41:00Z">
        <w:r w:rsidRPr="00845F81">
          <w:rPr>
            <w:lang w:val="en-US"/>
          </w:rPr>
          <w:t>uantify the rate of hallucinations/major errors in the final model's output on the test set.</w:t>
        </w:r>
      </w:moveTo>
      <w:ins w:id="825" w:author="Keith Wan Hang Chiu" w:date="2025-10-04T23:42:00Z" w16du:dateUtc="2025-10-04T15:42:00Z">
        <w:r>
          <w:rPr>
            <w:lang w:val="en-US"/>
          </w:rPr>
          <w:t xml:space="preserve"> The language generated </w:t>
        </w:r>
      </w:ins>
      <w:ins w:id="826" w:author="Keith Wan Hang Chiu" w:date="2025-10-04T23:43:00Z" w16du:dateUtc="2025-10-04T15:43:00Z">
        <w:r w:rsidR="0089045D">
          <w:rPr>
            <w:lang w:val="en-US"/>
          </w:rPr>
          <w:t>will be compared to the pre-</w:t>
        </w:r>
        <w:proofErr w:type="spellStart"/>
        <w:r w:rsidR="0089045D">
          <w:rPr>
            <w:lang w:val="en-US"/>
          </w:rPr>
          <w:t>determinated</w:t>
        </w:r>
        <w:proofErr w:type="spellEnd"/>
        <w:r w:rsidR="0089045D">
          <w:rPr>
            <w:lang w:val="en-US"/>
          </w:rPr>
          <w:t xml:space="preserve"> preferred language for each patient. Fluency of the report in different languages will also be assess</w:t>
        </w:r>
      </w:ins>
      <w:ins w:id="827" w:author="Keith Wan Hang Chiu" w:date="2025-10-04T23:44:00Z" w16du:dateUtc="2025-10-04T15:44:00Z">
        <w:r w:rsidR="0089045D">
          <w:rPr>
            <w:lang w:val="en-US"/>
          </w:rPr>
          <w:t xml:space="preserve">ed by the research team. </w:t>
        </w:r>
      </w:ins>
    </w:p>
    <w:p w14:paraId="3031F4F6" w14:textId="17F4B8D0" w:rsidR="0089045D" w:rsidRDefault="0089045D" w:rsidP="0089045D">
      <w:pPr>
        <w:rPr>
          <w:ins w:id="828" w:author="Keith Wan Hang Chiu" w:date="2025-10-04T23:44:00Z" w16du:dateUtc="2025-10-04T15:44:00Z"/>
          <w:lang w:val="en-US"/>
        </w:rPr>
      </w:pPr>
      <w:moveToRangeStart w:id="829" w:author="Keith Wan Hang Chiu" w:date="2025-10-04T23:44:00Z" w:name="move210513875"/>
      <w:moveToRangeEnd w:id="812"/>
      <w:moveTo w:id="830" w:author="Keith Wan Hang Chiu" w:date="2025-10-04T23:44:00Z" w16du:dateUtc="2025-10-04T15:44:00Z">
        <w:r>
          <w:t xml:space="preserve">The AI-generated reports will </w:t>
        </w:r>
      </w:moveTo>
      <w:ins w:id="831" w:author="Keith Wan Hang Chiu" w:date="2025-10-04T23:44:00Z" w16du:dateUtc="2025-10-04T15:44:00Z">
        <w:r>
          <w:t xml:space="preserve">also </w:t>
        </w:r>
      </w:ins>
      <w:moveTo w:id="832" w:author="Keith Wan Hang Chiu" w:date="2025-10-04T23:44:00Z" w16du:dateUtc="2025-10-04T15:44:00Z">
        <w:r>
          <w:t xml:space="preserve">be </w:t>
        </w:r>
        <w:r w:rsidRPr="000D6143">
          <w:rPr>
            <w:lang w:val="en-US"/>
          </w:rPr>
          <w:t>evaluated with standardized readability tests (e.g. Flesch–Kincaid)</w:t>
        </w:r>
        <w:del w:id="833" w:author="Keith Wan Hang Chiu" w:date="2025-10-04T23:44:00Z" w16du:dateUtc="2025-10-04T15:44:00Z">
          <w:r w:rsidRPr="000D6143" w:rsidDel="0089045D">
            <w:rPr>
              <w:lang w:val="en-US"/>
            </w:rPr>
            <w:delText xml:space="preserve"> and by both patients and doctors</w:delText>
          </w:r>
        </w:del>
      </w:moveTo>
      <w:ins w:id="834" w:author="Keith Wan Hang Chiu" w:date="2025-10-04T23:44:00Z" w16du:dateUtc="2025-10-04T15:44:00Z">
        <w:r>
          <w:rPr>
            <w:lang w:val="en-US"/>
          </w:rPr>
          <w:t xml:space="preserve"> and compare with pre-determined levels identified by the research team. </w:t>
        </w:r>
      </w:ins>
      <w:moveTo w:id="835" w:author="Keith Wan Hang Chiu" w:date="2025-10-04T23:44:00Z" w16du:dateUtc="2025-10-04T15:44:00Z">
        <w:del w:id="836" w:author="Keith Wan Hang Chiu" w:date="2025-10-04T23:44:00Z" w16du:dateUtc="2025-10-04T15:44:00Z">
          <w:r w:rsidRPr="000D6143" w:rsidDel="0089045D">
            <w:rPr>
              <w:lang w:val="en-US"/>
            </w:rPr>
            <w:delText>.</w:delText>
          </w:r>
        </w:del>
        <w:r w:rsidRPr="000D6143">
          <w:rPr>
            <w:lang w:val="en-US"/>
          </w:rPr>
          <w:t xml:space="preserve"> </w:t>
        </w:r>
      </w:moveTo>
    </w:p>
    <w:p w14:paraId="1CA1FF69" w14:textId="77777777" w:rsidR="0089045D" w:rsidRDefault="0089045D" w:rsidP="0089045D">
      <w:pPr>
        <w:rPr>
          <w:ins w:id="837" w:author="Keith Wan Hang Chiu" w:date="2025-10-04T23:44:00Z" w16du:dateUtc="2025-10-04T15:44:00Z"/>
          <w:lang w:val="en-US"/>
        </w:rPr>
      </w:pPr>
    </w:p>
    <w:p w14:paraId="042358E7" w14:textId="6FCDAC2A" w:rsidR="0089045D" w:rsidRPr="0081251D" w:rsidDel="0089045D" w:rsidRDefault="0089045D" w:rsidP="0089045D">
      <w:pPr>
        <w:rPr>
          <w:del w:id="838" w:author="Keith Wan Hang Chiu" w:date="2025-10-04T23:44:00Z" w16du:dateUtc="2025-10-04T15:44:00Z"/>
          <w:moveTo w:id="839" w:author="Keith Wan Hang Chiu" w:date="2025-10-04T23:44:00Z" w16du:dateUtc="2025-10-04T15:44:00Z"/>
        </w:rPr>
      </w:pPr>
      <w:moveTo w:id="840" w:author="Keith Wan Hang Chiu" w:date="2025-10-04T23:44:00Z" w16du:dateUtc="2025-10-04T15:44:00Z">
        <w:del w:id="841" w:author="Keith Wan Hang Chiu" w:date="2025-10-04T23:44:00Z" w16du:dateUtc="2025-10-04T15:44:00Z">
          <w:r w:rsidRPr="000D6143" w:rsidDel="0089045D">
            <w:rPr>
              <w:lang w:val="en-US"/>
            </w:rPr>
            <w:delText xml:space="preserve">Patient parameters include report understanding, anxiety level and satisfaction of reports will be assessed using semi-quantitative and qualitative methods. Doctors will assess aspects including report accuracy and appropriateness of information divulged to patients. Simultaneously, a platform that can cross-reference and extract relevant data from EHR will be constructed in order for the model to match patient demographics, reading levels and health literacy that can be used as prompts to generate personalized reports </w:delText>
          </w:r>
          <w:r w:rsidRPr="000D6143" w:rsidDel="0089045D">
            <w:rPr>
              <w:lang w:val="en-US"/>
            </w:rPr>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RPr="000D6143" w:rsidDel="0089045D">
            <w:rPr>
              <w:lang w:val="en-US"/>
            </w:rPr>
            <w:delInstrText xml:space="preserve"> ADDIN EN.CITE </w:delInstrText>
          </w:r>
          <w:r w:rsidRPr="000D6143" w:rsidDel="0089045D">
            <w:rPr>
              <w:lang w:val="en-US"/>
            </w:rPr>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RPr="000D6143" w:rsidDel="0089045D">
            <w:rPr>
              <w:lang w:val="en-US"/>
            </w:rPr>
            <w:delInstrText xml:space="preserve"> ADDIN EN.CITE.DATA </w:delInstrText>
          </w:r>
        </w:del>
      </w:moveTo>
      <w:ins w:id="842" w:author="Keith Wan Hang Chiu" w:date="2025-10-04T23:44:00Z" w16du:dateUtc="2025-10-04T15:44:00Z">
        <w:del w:id="843" w:author="Keith Wan Hang Chiu" w:date="2025-10-04T23:44:00Z" w16du:dateUtc="2025-10-04T15:44:00Z"/>
      </w:ins>
      <w:moveTo w:id="844" w:author="Keith Wan Hang Chiu" w:date="2025-10-04T23:44:00Z" w16du:dateUtc="2025-10-04T15:44:00Z">
        <w:del w:id="845" w:author="Keith Wan Hang Chiu" w:date="2025-10-04T23:44:00Z" w16du:dateUtc="2025-10-04T15:44:00Z">
          <w:r w:rsidRPr="000D6143" w:rsidDel="0089045D">
            <w:fldChar w:fldCharType="end"/>
          </w:r>
        </w:del>
      </w:moveTo>
      <w:ins w:id="846" w:author="Keith Wan Hang Chiu" w:date="2025-10-04T23:44:00Z" w16du:dateUtc="2025-10-04T15:44:00Z">
        <w:del w:id="847" w:author="Keith Wan Hang Chiu" w:date="2025-10-04T23:44:00Z" w16du:dateUtc="2025-10-04T15:44:00Z">
          <w:r w:rsidRPr="000D6143" w:rsidDel="0089045D">
            <w:rPr>
              <w:lang w:val="en-US"/>
            </w:rPr>
          </w:r>
        </w:del>
      </w:ins>
      <w:moveTo w:id="848" w:author="Keith Wan Hang Chiu" w:date="2025-10-04T23:44:00Z" w16du:dateUtc="2025-10-04T15:44:00Z">
        <w:del w:id="849" w:author="Keith Wan Hang Chiu" w:date="2025-10-04T23:44:00Z" w16du:dateUtc="2025-10-04T15:44:00Z">
          <w:r w:rsidRPr="000D6143" w:rsidDel="0089045D">
            <w:rPr>
              <w:lang w:val="en-US"/>
            </w:rPr>
            <w:fldChar w:fldCharType="separate"/>
          </w:r>
          <w:r w:rsidRPr="000D6143" w:rsidDel="0089045D">
            <w:rPr>
              <w:lang w:val="en-US"/>
            </w:rPr>
            <w:delText>(13)</w:delText>
          </w:r>
          <w:r w:rsidRPr="000D6143" w:rsidDel="0089045D">
            <w:fldChar w:fldCharType="end"/>
          </w:r>
          <w:r w:rsidRPr="000D6143" w:rsidDel="0089045D">
            <w:rPr>
              <w:lang w:val="en-US"/>
            </w:rPr>
            <w:delText>. Upon completion of model development, a prospectively recruited cohort of 50 reports from each modality in each site will be used as the test set to evaluate the final model.</w:delText>
          </w:r>
        </w:del>
      </w:moveTo>
    </w:p>
    <w:moveToRangeEnd w:id="829"/>
    <w:p w14:paraId="73B4358D" w14:textId="6E1740EF" w:rsidR="00A041A3" w:rsidRPr="00A041A3" w:rsidDel="00A041A3" w:rsidRDefault="00A041A3">
      <w:pPr>
        <w:rPr>
          <w:del w:id="850" w:author="Keith Wan Hang Chiu" w:date="2025-10-04T22:59:00Z" w16du:dateUtc="2025-10-04T14:59:00Z"/>
        </w:rPr>
        <w:pPrChange w:id="851" w:author="Keith Wan Hang Chiu" w:date="2025-10-04T22:59:00Z" w16du:dateUtc="2025-10-04T14:59:00Z">
          <w:pPr>
            <w:pStyle w:val="Heading2"/>
          </w:pPr>
        </w:pPrChange>
      </w:pPr>
    </w:p>
    <w:p w14:paraId="7E49112F" w14:textId="3F6BA7BF" w:rsidR="008006F9" w:rsidRPr="00DB6593" w:rsidDel="001B34A0" w:rsidRDefault="0DA5B515" w:rsidP="005D1B03">
      <w:pPr>
        <w:pStyle w:val="Heading3"/>
        <w:rPr>
          <w:del w:id="852" w:author="Keith Wan Hang Chiu" w:date="2025-10-04T23:41:00Z" w16du:dateUtc="2025-10-04T15:41:00Z"/>
          <w:color w:val="000000"/>
        </w:rPr>
      </w:pPr>
      <w:bookmarkStart w:id="853" w:name="_Toc163737041"/>
      <w:bookmarkStart w:id="854" w:name="_Toc163737191"/>
      <w:bookmarkStart w:id="855" w:name="_Toc163737535"/>
      <w:del w:id="856" w:author="Keith Wan Hang Chiu" w:date="2025-10-04T23:41:00Z" w16du:dateUtc="2025-10-04T15:41:00Z">
        <w:r w:rsidDel="001B34A0">
          <w:delText>4.4.1. Primary Outcome</w:delText>
        </w:r>
        <w:bookmarkEnd w:id="853"/>
        <w:bookmarkEnd w:id="854"/>
        <w:bookmarkEnd w:id="855"/>
      </w:del>
    </w:p>
    <w:p w14:paraId="0CD12983" w14:textId="48A0116C" w:rsidR="00FB3A42" w:rsidRPr="007E502B" w:rsidDel="001B34A0" w:rsidRDefault="00FB3A42" w:rsidP="00FB3A42">
      <w:pPr>
        <w:suppressAutoHyphens/>
        <w:spacing w:line="276" w:lineRule="auto"/>
        <w:ind w:right="146"/>
        <w:jc w:val="both"/>
        <w:rPr>
          <w:del w:id="857" w:author="Keith Wan Hang Chiu" w:date="2025-10-04T23:41:00Z" w16du:dateUtc="2025-10-04T15:41:00Z"/>
          <w:b/>
          <w:color w:val="000000"/>
          <w:lang w:val="en-US"/>
        </w:rPr>
      </w:pPr>
      <w:bookmarkStart w:id="858" w:name="_Toc163737042"/>
      <w:bookmarkStart w:id="859" w:name="_Toc163737192"/>
      <w:bookmarkStart w:id="860" w:name="_Toc163737536"/>
      <w:del w:id="861" w:author="Keith Wan Hang Chiu" w:date="2025-10-04T23:41:00Z" w16du:dateUtc="2025-10-04T15:41:00Z">
        <w:r w:rsidDel="001B34A0">
          <w:rPr>
            <w:color w:val="000000" w:themeColor="text1"/>
          </w:rPr>
          <w:delText xml:space="preserve">To build a validated AI algorithm that generates personalised radiology reports in the language that is preferred by the patient that is demonstrably superior in patient </w:delText>
        </w:r>
        <w:r w:rsidDel="001B34A0">
          <w:rPr>
            <w:color w:val="000000" w:themeColor="text1"/>
            <w:lang w:val="x-none"/>
          </w:rPr>
          <w:delText>com</w:delText>
        </w:r>
        <w:r w:rsidDel="001B34A0">
          <w:rPr>
            <w:color w:val="000000" w:themeColor="text1"/>
            <w:lang w:val="en-US"/>
          </w:rPr>
          <w:delText xml:space="preserve">prehension and satisfaction compared to standard reports and non-personalised </w:delText>
        </w:r>
        <w:commentRangeStart w:id="862"/>
        <w:r w:rsidDel="001B34A0">
          <w:rPr>
            <w:color w:val="000000" w:themeColor="text1"/>
            <w:lang w:val="en-US"/>
          </w:rPr>
          <w:delText>translations</w:delText>
        </w:r>
        <w:commentRangeEnd w:id="862"/>
        <w:r w:rsidR="00845F81" w:rsidDel="001B34A0">
          <w:rPr>
            <w:rStyle w:val="CommentReference"/>
          </w:rPr>
          <w:commentReference w:id="862"/>
        </w:r>
        <w:r w:rsidDel="001B34A0">
          <w:rPr>
            <w:color w:val="000000" w:themeColor="text1"/>
            <w:lang w:val="en-US"/>
          </w:rPr>
          <w:delText>.</w:delText>
        </w:r>
      </w:del>
    </w:p>
    <w:p w14:paraId="4B187BCF" w14:textId="7A1C678C" w:rsidR="008006F9" w:rsidRPr="00DB6593" w:rsidDel="001B34A0" w:rsidRDefault="0DA5B515" w:rsidP="005D1B03">
      <w:pPr>
        <w:pStyle w:val="Heading3"/>
        <w:rPr>
          <w:del w:id="863" w:author="Keith Wan Hang Chiu" w:date="2025-10-04T23:41:00Z" w16du:dateUtc="2025-10-04T15:41:00Z"/>
        </w:rPr>
      </w:pPr>
      <w:del w:id="864" w:author="Keith Wan Hang Chiu" w:date="2025-10-04T23:41:00Z" w16du:dateUtc="2025-10-04T15:41:00Z">
        <w:r w:rsidDel="001B34A0">
          <w:delText>4.4.2. Secondary Outcomes</w:delText>
        </w:r>
        <w:bookmarkEnd w:id="858"/>
        <w:bookmarkEnd w:id="859"/>
        <w:bookmarkEnd w:id="860"/>
      </w:del>
    </w:p>
    <w:p w14:paraId="0845282A" w14:textId="155FEEC9" w:rsidR="00FB3A42" w:rsidRPr="00266163" w:rsidDel="001B34A0" w:rsidRDefault="00FB3A42" w:rsidP="00FB3A42">
      <w:pPr>
        <w:suppressAutoHyphens/>
        <w:spacing w:line="276" w:lineRule="auto"/>
        <w:ind w:right="146"/>
        <w:jc w:val="both"/>
        <w:rPr>
          <w:del w:id="865" w:author="Keith Wan Hang Chiu" w:date="2025-10-04T23:41:00Z" w16du:dateUtc="2025-10-04T15:41:00Z"/>
          <w:bCs/>
          <w:color w:val="000000"/>
        </w:rPr>
      </w:pPr>
      <w:del w:id="866" w:author="Keith Wan Hang Chiu" w:date="2025-10-04T23:41:00Z" w16du:dateUtc="2025-10-04T15:41:00Z">
        <w:r w:rsidDel="001B34A0">
          <w:rPr>
            <w:color w:val="000000" w:themeColor="text1"/>
          </w:rPr>
          <w:delText>To validate the a</w:delText>
        </w:r>
        <w:r w:rsidRPr="00266163" w:rsidDel="001B34A0">
          <w:rPr>
            <w:color w:val="000000" w:themeColor="text1"/>
          </w:rPr>
          <w:delText xml:space="preserve">bility of LLMs to translate professional jargons from English to commonly used </w:delText>
        </w:r>
        <w:r w:rsidDel="001B34A0">
          <w:rPr>
            <w:color w:val="000000" w:themeColor="text1"/>
          </w:rPr>
          <w:delText>wordings</w:delText>
        </w:r>
        <w:r w:rsidRPr="00266163" w:rsidDel="001B34A0">
          <w:rPr>
            <w:color w:val="000000" w:themeColor="text1"/>
          </w:rPr>
          <w:delText xml:space="preserve"> in Hong Kong in traditional Chinese</w:delText>
        </w:r>
        <w:r w:rsidDel="001B34A0">
          <w:rPr>
            <w:color w:val="000000" w:themeColor="text1"/>
          </w:rPr>
          <w:delText xml:space="preserve"> and simplified Chinese.</w:delText>
        </w:r>
      </w:del>
    </w:p>
    <w:p w14:paraId="00807BF3" w14:textId="1818CEE0" w:rsidR="00F82503" w:rsidRPr="00F82503" w:rsidDel="001B34A0" w:rsidRDefault="00F82503" w:rsidP="00F82503">
      <w:pPr>
        <w:rPr>
          <w:del w:id="867" w:author="Keith Wan Hang Chiu" w:date="2025-10-04T23:41:00Z" w16du:dateUtc="2025-10-04T15:41:00Z"/>
          <w:highlight w:val="yellow"/>
        </w:rPr>
      </w:pPr>
    </w:p>
    <w:p w14:paraId="7CB3DFBE" w14:textId="7247F3D8" w:rsidR="008006F9" w:rsidRPr="00A26CF1" w:rsidDel="001B34A0" w:rsidRDefault="0DA5B515" w:rsidP="005D1B03">
      <w:pPr>
        <w:pStyle w:val="Heading2"/>
        <w:rPr>
          <w:del w:id="868" w:author="Keith Wan Hang Chiu" w:date="2025-10-04T23:41:00Z" w16du:dateUtc="2025-10-04T15:41:00Z"/>
          <w:color w:val="000000"/>
        </w:rPr>
      </w:pPr>
      <w:bookmarkStart w:id="869" w:name="_Toc163737043"/>
      <w:bookmarkStart w:id="870" w:name="_Toc163737193"/>
      <w:bookmarkStart w:id="871" w:name="_Toc163737537"/>
      <w:del w:id="872" w:author="Keith Wan Hang Chiu" w:date="2025-10-04T23:41:00Z" w16du:dateUtc="2025-10-04T15:41:00Z">
        <w:r w:rsidDel="001B34A0">
          <w:delText>4.5.</w:delText>
        </w:r>
        <w:r w:rsidR="00FB3A42" w:rsidDel="001B34A0">
          <w:delText>1.</w:delText>
        </w:r>
        <w:r w:rsidDel="001B34A0">
          <w:delText xml:space="preserve"> </w:delText>
        </w:r>
        <w:bookmarkEnd w:id="869"/>
        <w:bookmarkEnd w:id="870"/>
        <w:bookmarkEnd w:id="871"/>
        <w:r w:rsidR="00FB3A42" w:rsidDel="001B34A0">
          <w:delText>Development of AI</w:delText>
        </w:r>
      </w:del>
    </w:p>
    <w:p w14:paraId="53921877" w14:textId="062F9C4A" w:rsidR="00F82503" w:rsidDel="001B34A0" w:rsidRDefault="00FB3A42" w:rsidP="001E08C2">
      <w:pPr>
        <w:spacing w:line="276" w:lineRule="auto"/>
        <w:rPr>
          <w:del w:id="873" w:author="Keith Wan Hang Chiu" w:date="2025-10-04T23:41:00Z" w16du:dateUtc="2025-10-04T15:41:00Z"/>
        </w:rPr>
      </w:pPr>
      <w:del w:id="874" w:author="Keith Wan Hang Chiu" w:date="2025-10-04T23:41:00Z" w16du:dateUtc="2025-10-04T15:41:00Z">
        <w:r w:rsidRPr="009F63A6" w:rsidDel="001B34A0">
          <w:delText xml:space="preserve">Using state-of-the-art locally deployable propriety and open-source generative AI models (e.g. Google’s AIME </w:delText>
        </w:r>
        <w:r w:rsidRPr="009F63A6" w:rsidDel="001B34A0">
          <w:fldChar w:fldCharType="begin">
            <w:fldData xml:space="preserve">PEVuZE5vdGU+PENpdGU+PEF1dGhvcj5BbWluPC9BdXRob3I+PFllYXI+MjAyNTwvWWVhcj48UmVj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</w:fldData>
          </w:fldChar>
        </w:r>
        <w:r w:rsidRPr="009F63A6" w:rsidDel="001B34A0">
          <w:delInstrText xml:space="preserve"> ADDIN EN.CITE </w:delInstrText>
        </w:r>
        <w:r w:rsidRPr="009F63A6" w:rsidDel="001B34A0">
          <w:fldChar w:fldCharType="begin">
            <w:fldData xml:space="preserve">PEVuZE5vdGU+PENpdGU+PEF1dGhvcj5BbWluPC9BdXRob3I+PFllYXI+MjAyNTwvWWVhcj48UmVj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</w:fldData>
          </w:fldChar>
        </w:r>
        <w:r w:rsidRPr="009F63A6" w:rsidDel="001B34A0">
          <w:delInstrText xml:space="preserve"> ADDIN EN.CITE.DATA </w:delInstrText>
        </w:r>
        <w:r w:rsidRPr="009F63A6" w:rsidDel="001B34A0">
          <w:fldChar w:fldCharType="end"/>
        </w:r>
        <w:r w:rsidRPr="009F63A6" w:rsidDel="001B34A0">
          <w:fldChar w:fldCharType="separate"/>
        </w:r>
        <w:r w:rsidRPr="009F63A6" w:rsidDel="001B34A0">
          <w:rPr>
            <w:noProof/>
          </w:rPr>
          <w:delText>(10)</w:delText>
        </w:r>
        <w:r w:rsidRPr="009F63A6" w:rsidDel="001B34A0">
          <w:fldChar w:fldCharType="end"/>
        </w:r>
        <w:r w:rsidRPr="009F63A6" w:rsidDel="001B34A0">
          <w:delText xml:space="preserve">, RadGPT </w:delText>
        </w:r>
        <w:r w:rsidRPr="009F63A6" w:rsidDel="001B34A0">
          <w:fldChar w:fldCharType="begin">
            <w:fldData xml:space="preserve">PEVuZE5vdGU+PENpdGU+PEF1dGhvcj5IZXJ3YWxkPC9BdXRob3I+PFllYXI+MjAyNTwvWWVhcj48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</w:fldData>
          </w:fldChar>
        </w:r>
        <w:r w:rsidDel="001B34A0">
          <w:delInstrText xml:space="preserve"> ADDIN EN.CITE </w:delInstrText>
        </w:r>
        <w:r w:rsidDel="001B34A0">
          <w:fldChar w:fldCharType="begin">
            <w:fldData xml:space="preserve">PEVuZE5vdGU+PENpdGU+PEF1dGhvcj5IZXJ3YWxkPC9BdXRob3I+PFllYXI+MjAyNTwvWWVhcj48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</w:fldData>
          </w:fldChar>
        </w:r>
        <w:r w:rsidDel="001B34A0">
          <w:delInstrText xml:space="preserve"> ADDIN EN.CITE.DATA </w:delInstrText>
        </w:r>
        <w:r w:rsidDel="001B34A0">
          <w:fldChar w:fldCharType="end"/>
        </w:r>
        <w:r w:rsidRPr="009F63A6" w:rsidDel="001B34A0">
          <w:fldChar w:fldCharType="separate"/>
        </w:r>
        <w:r w:rsidDel="001B34A0">
          <w:rPr>
            <w:noProof/>
          </w:rPr>
          <w:delText>(12)</w:delText>
        </w:r>
        <w:r w:rsidRPr="009F63A6" w:rsidDel="001B34A0">
          <w:fldChar w:fldCharType="end"/>
        </w:r>
        <w:r w:rsidDel="001B34A0">
          <w:delText>)</w:delText>
        </w:r>
        <w:r w:rsidRPr="009F63A6" w:rsidDel="001B34A0">
          <w:delText>, patient centered radiology reports in different languages (English, Traditional and Simplified Chinese) will be generated</w:delText>
        </w:r>
        <w:r w:rsidDel="001B34A0">
          <w:delText>.</w:delText>
        </w:r>
        <w:r w:rsidR="0081251D" w:rsidDel="001B34A0">
          <w:delText xml:space="preserve"> Well performed models will be fine-tuned to create an algorithm that fits the study objectives to create a patient-centred multilingual AI system to transform complex radiology reports to personalised reports with increased readability.</w:delText>
        </w:r>
      </w:del>
    </w:p>
    <w:p w14:paraId="368E1E19" w14:textId="77777777" w:rsidR="0081251D" w:rsidRDefault="0081251D" w:rsidP="001E08C2">
      <w:pPr>
        <w:spacing w:line="276" w:lineRule="auto"/>
      </w:pPr>
    </w:p>
    <w:p w14:paraId="6632BCBA" w14:textId="0E84718E" w:rsidR="0081251D" w:rsidRDefault="0081251D" w:rsidP="0081251D">
      <w:pPr>
        <w:pStyle w:val="Heading2"/>
      </w:pPr>
      <w:bookmarkStart w:id="875" w:name="_Toc210600479"/>
      <w:r>
        <w:t xml:space="preserve">4.5.2. </w:t>
      </w:r>
      <w:del w:id="876" w:author="Keith Wan Hang Chiu" w:date="2025-10-04T23:45:00Z" w16du:dateUtc="2025-10-04T15:45:00Z">
        <w:r w:rsidDel="0089045D">
          <w:delText xml:space="preserve">Evaluation Metrics and </w:delText>
        </w:r>
      </w:del>
      <w:r>
        <w:t>Statistical Analysis</w:t>
      </w:r>
      <w:bookmarkEnd w:id="875"/>
    </w:p>
    <w:p w14:paraId="4D5DA40F" w14:textId="133894F3" w:rsidR="0081251D" w:rsidRPr="0081251D" w:rsidDel="0089045D" w:rsidRDefault="0081251D" w:rsidP="0081251D">
      <w:pPr>
        <w:rPr>
          <w:moveFrom w:id="877" w:author="Keith Wan Hang Chiu" w:date="2025-10-04T23:44:00Z" w16du:dateUtc="2025-10-04T15:44:00Z"/>
        </w:rPr>
      </w:pPr>
      <w:moveFromRangeStart w:id="878" w:author="Keith Wan Hang Chiu" w:date="2025-10-04T23:44:00Z" w:name="move210513875"/>
      <w:moveFrom w:id="879" w:author="Keith Wan Hang Chiu" w:date="2025-10-04T23:44:00Z" w16du:dateUtc="2025-10-04T15:44:00Z">
        <w:r w:rsidDel="0089045D">
          <w:t xml:space="preserve">The AI-generated reports </w:t>
        </w:r>
        <w:r w:rsidR="000D6143" w:rsidDel="0089045D">
          <w:t xml:space="preserve">will be </w:t>
        </w:r>
        <w:r w:rsidR="000D6143" w:rsidRPr="000D6143" w:rsidDel="0089045D">
          <w:rPr>
            <w:lang w:val="en-US"/>
          </w:rPr>
          <w:t xml:space="preserve">evaluated with standardized readability tests (e.g. Flesch–Kincaid) and by both patients and doctors. Patient parameters include report understanding, anxiety level and satisfaction of reports will be assessed using semi-quantitative and qualitative methods. Doctors will assess aspects including report accuracy and appropriateness of information divulged to patients. Simultaneously, a platform that can cross-reference and extract relevant data from EHR will be constructed in order for the model to match patient demographics, reading levels and health literacy that can be used as prompts to generate personalized reports </w:t>
        </w:r>
        <w:r w:rsidR="000D6143" w:rsidRPr="000D6143" w:rsidDel="0089045D">
          <w:rPr>
            <w:lang w:val="en-US"/>
          </w:rPr>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R="000D6143" w:rsidRPr="000D6143" w:rsidDel="0089045D">
          <w:rPr>
            <w:lang w:val="en-US"/>
          </w:rPr>
          <w:instrText xml:space="preserve"> ADDIN EN.CITE </w:instrText>
        </w:r>
        <w:r w:rsidR="000D6143" w:rsidRPr="000D6143" w:rsidDel="0089045D">
          <w:rPr>
            <w:lang w:val="en-US"/>
          </w:rPr>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R="000D6143" w:rsidRPr="000D6143" w:rsidDel="0089045D">
          <w:rPr>
            <w:lang w:val="en-US"/>
          </w:rPr>
          <w:instrText xml:space="preserve"> ADDIN EN.CITE.DATA </w:instrText>
        </w:r>
      </w:moveFrom>
      <w:del w:id="880" w:author="Keith Wan Hang Chiu" w:date="2025-10-04T23:44:00Z" w16du:dateUtc="2025-10-04T15:44:00Z"/>
      <w:moveFrom w:id="881" w:author="Keith Wan Hang Chiu" w:date="2025-10-04T23:44:00Z" w16du:dateUtc="2025-10-04T15:44:00Z">
        <w:r w:rsidR="000D6143" w:rsidRPr="000D6143" w:rsidDel="0089045D">
          <w:fldChar w:fldCharType="end"/>
        </w:r>
      </w:moveFrom>
      <w:del w:id="882" w:author="Keith Wan Hang Chiu" w:date="2025-10-04T23:44:00Z" w16du:dateUtc="2025-10-04T15:44:00Z">
        <w:r w:rsidR="000D6143" w:rsidRPr="000D6143" w:rsidDel="0089045D">
          <w:rPr>
            <w:lang w:val="en-US"/>
          </w:rPr>
        </w:r>
      </w:del>
      <w:moveFrom w:id="883" w:author="Keith Wan Hang Chiu" w:date="2025-10-04T23:44:00Z" w16du:dateUtc="2025-10-04T15:44:00Z">
        <w:r w:rsidR="000D6143" w:rsidRPr="000D6143" w:rsidDel="0089045D">
          <w:rPr>
            <w:lang w:val="en-US"/>
          </w:rPr>
          <w:fldChar w:fldCharType="separate"/>
        </w:r>
        <w:r w:rsidR="000D6143" w:rsidRPr="000D6143" w:rsidDel="0089045D">
          <w:rPr>
            <w:lang w:val="en-US"/>
          </w:rPr>
          <w:t>(13)</w:t>
        </w:r>
        <w:r w:rsidR="000D6143" w:rsidRPr="000D6143" w:rsidDel="0089045D">
          <w:fldChar w:fldCharType="end"/>
        </w:r>
        <w:r w:rsidR="000D6143" w:rsidRPr="000D6143" w:rsidDel="0089045D">
          <w:rPr>
            <w:lang w:val="en-US"/>
          </w:rPr>
          <w:t>. Upon completion of model development, a prospectively recruited cohort of 50 reports from each modality in each site will be used as the test set to evaluate the final model.</w:t>
        </w:r>
      </w:moveFrom>
    </w:p>
    <w:moveFromRangeEnd w:id="878"/>
    <w:p w14:paraId="5EB23C52" w14:textId="77777777" w:rsidR="00B25489" w:rsidRDefault="00B25489" w:rsidP="001E08C2">
      <w:pPr>
        <w:spacing w:line="276" w:lineRule="auto"/>
        <w:rPr>
          <w:ins w:id="884" w:author="William Cho" w:date="2025-10-04T13:56:00Z" w16du:dateUtc="2025-10-04T05:56:00Z"/>
          <w:b/>
          <w:color w:val="000000"/>
        </w:rPr>
      </w:pPr>
    </w:p>
    <w:p w14:paraId="38BACF6B" w14:textId="64BC8799" w:rsidR="00845F81" w:rsidDel="0089045D" w:rsidRDefault="00845F81" w:rsidP="0089045D">
      <w:pPr>
        <w:pStyle w:val="BodyTextblue"/>
        <w:rPr>
          <w:del w:id="885" w:author="Keith Wan Hang Chiu" w:date="2025-10-04T23:45:00Z" w16du:dateUtc="2025-10-04T15:45:00Z"/>
          <w:lang w:val="en-US"/>
        </w:rPr>
      </w:pPr>
      <w:ins w:id="886" w:author="William Cho" w:date="2025-10-04T13:56:00Z">
        <w:del w:id="887" w:author="Keith Wan Hang Chiu" w:date="2025-10-04T23:45:00Z" w16du:dateUtc="2025-10-04T15:45:00Z">
          <w:r w:rsidRPr="00845F81" w:rsidDel="0089045D">
            <w:rPr>
              <w:lang w:val="en-US"/>
            </w:rPr>
            <w:delText>4.5.3. AI Model Safety and Validation</w:delText>
          </w:r>
        </w:del>
      </w:ins>
      <w:ins w:id="888" w:author="William Cho" w:date="2025-10-04T13:57:00Z" w16du:dateUtc="2025-10-04T05:57:00Z">
        <w:del w:id="889" w:author="Keith Wan Hang Chiu" w:date="2025-10-04T23:45:00Z" w16du:dateUtc="2025-10-04T15:45:00Z">
          <w:r w:rsidDel="0089045D">
            <w:rPr>
              <w:lang w:val="en-US"/>
            </w:rPr>
            <w:delText xml:space="preserve"> (or combine it to 4.5.</w:delText>
          </w:r>
          <w:commentRangeStart w:id="890"/>
          <w:r w:rsidDel="0089045D">
            <w:rPr>
              <w:lang w:val="en-US"/>
            </w:rPr>
            <w:delText>2</w:delText>
          </w:r>
        </w:del>
      </w:ins>
      <w:commentRangeEnd w:id="890"/>
      <w:ins w:id="891" w:author="William Cho" w:date="2025-10-04T13:58:00Z" w16du:dateUtc="2025-10-04T05:58:00Z">
        <w:del w:id="892" w:author="Keith Wan Hang Chiu" w:date="2025-10-04T23:45:00Z" w16du:dateUtc="2025-10-04T15:45:00Z">
          <w:r w:rsidDel="0089045D">
            <w:rPr>
              <w:rStyle w:val="CommentReference"/>
            </w:rPr>
            <w:commentReference w:id="890"/>
          </w:r>
        </w:del>
      </w:ins>
      <w:ins w:id="893" w:author="William Cho" w:date="2025-10-04T13:57:00Z" w16du:dateUtc="2025-10-04T05:57:00Z">
        <w:del w:id="894" w:author="Keith Wan Hang Chiu" w:date="2025-10-04T23:45:00Z" w16du:dateUtc="2025-10-04T15:45:00Z">
          <w:r w:rsidDel="0089045D">
            <w:rPr>
              <w:lang w:val="en-US"/>
            </w:rPr>
            <w:delText>)</w:delText>
          </w:r>
        </w:del>
      </w:ins>
    </w:p>
    <w:p w14:paraId="6E05709D" w14:textId="0673344C" w:rsidR="0089045D" w:rsidRPr="0089045D" w:rsidRDefault="0089045D" w:rsidP="0089045D">
      <w:pPr>
        <w:spacing w:line="276" w:lineRule="auto"/>
        <w:rPr>
          <w:ins w:id="895" w:author="Keith Wan Hang Chiu" w:date="2025-10-04T23:45:00Z"/>
          <w:lang w:val="en-HK"/>
        </w:rPr>
      </w:pPr>
      <w:ins w:id="896" w:author="Keith Wan Hang Chiu" w:date="2025-10-04T23:45:00Z">
        <w:r w:rsidRPr="0089045D">
          <w:rPr>
            <w:lang w:val="en-HK"/>
          </w:rPr>
          <w:t xml:space="preserve">Statistical analysis will be performed using SPSS (IBM SPSS Statistics v26; Armonk, NY). </w:t>
        </w:r>
      </w:ins>
    </w:p>
    <w:p w14:paraId="61BE2D32" w14:textId="6BA67605" w:rsidR="0089045D" w:rsidRPr="0089045D" w:rsidRDefault="0089045D" w:rsidP="0089045D">
      <w:pPr>
        <w:spacing w:line="276" w:lineRule="auto"/>
        <w:rPr>
          <w:ins w:id="897" w:author="Keith Wan Hang Chiu" w:date="2025-10-04T23:45:00Z"/>
          <w:lang w:val="en-HK"/>
        </w:rPr>
      </w:pPr>
      <w:ins w:id="898" w:author="Keith Wan Hang Chiu" w:date="2025-10-04T23:45:00Z">
        <w:r w:rsidRPr="0089045D">
          <w:rPr>
            <w:lang w:val="en-HK"/>
          </w:rPr>
          <w:t>Categorical data are presented as integers and percentages (%). Paired T and/or ANOVA tests will be used to compare continuous variables between two or more models. Overall accuracy will be used to evaluate the performance of binary outcomes and McNamar’s tests will be used to compare the performance of different models. The difference in performance is considered significant if the P value is less than 0.05.</w:t>
        </w:r>
      </w:ins>
    </w:p>
    <w:p w14:paraId="2113827B" w14:textId="77777777" w:rsidR="0089045D" w:rsidRPr="0089045D" w:rsidRDefault="0089045D" w:rsidP="001E08C2">
      <w:pPr>
        <w:spacing w:line="276" w:lineRule="auto"/>
        <w:rPr>
          <w:ins w:id="899" w:author="Keith Wan Hang Chiu" w:date="2025-10-04T23:45:00Z" w16du:dateUtc="2025-10-04T15:45:00Z"/>
          <w:lang w:val="en-HK"/>
          <w:rPrChange w:id="900" w:author="Keith Wan Hang Chiu" w:date="2025-10-04T23:45:00Z" w16du:dateUtc="2025-10-04T15:45:00Z">
            <w:rPr>
              <w:ins w:id="901" w:author="Keith Wan Hang Chiu" w:date="2025-10-04T23:45:00Z" w16du:dateUtc="2025-10-04T15:45:00Z"/>
              <w:lang w:val="en-US"/>
            </w:rPr>
          </w:rPrChange>
        </w:rPr>
      </w:pPr>
    </w:p>
    <w:p w14:paraId="40900F71" w14:textId="48965C8D" w:rsidR="00845F81" w:rsidRPr="00845F81" w:rsidDel="0089045D" w:rsidRDefault="00845F81">
      <w:pPr>
        <w:spacing w:line="276" w:lineRule="auto"/>
        <w:rPr>
          <w:ins w:id="902" w:author="William Cho" w:date="2025-10-04T13:56:00Z" w16du:dateUtc="2025-10-04T05:56:00Z"/>
          <w:del w:id="903" w:author="Keith Wan Hang Chiu" w:date="2025-10-04T23:45:00Z" w16du:dateUtc="2025-10-04T15:45:00Z"/>
          <w:moveFrom w:id="904" w:author="Keith Wan Hang Chiu" w:date="2025-10-04T23:41:00Z" w16du:dateUtc="2025-10-04T15:41:00Z"/>
          <w:lang w:val="en-US"/>
        </w:rPr>
      </w:pPr>
      <w:moveFromRangeStart w:id="905" w:author="Keith Wan Hang Chiu" w:date="2025-10-04T23:41:00Z" w:name="move210513705"/>
      <w:moveFrom w:id="906" w:author="Keith Wan Hang Chiu" w:date="2025-10-04T23:41:00Z" w16du:dateUtc="2025-10-04T15:41:00Z">
        <w:ins w:id="907" w:author="William Cho" w:date="2025-10-04T13:56:00Z">
          <w:del w:id="908" w:author="Keith Wan Hang Chiu" w:date="2025-10-04T23:45:00Z" w16du:dateUtc="2025-10-04T15:45:00Z">
            <w:r w:rsidRPr="00845F81" w:rsidDel="0089045D">
              <w:rPr>
                <w:lang w:val="en-US"/>
              </w:rPr>
              <w:delText>State that all AI-generated reports will be cross-checked for factual consistency against the original report by a radiologist co-investigator before being presented to patient evaluators. Quantify the rate of hallucinations/major errors in the final model's output on the test set.</w:delText>
            </w:r>
          </w:del>
        </w:ins>
      </w:moveFrom>
    </w:p>
    <w:moveFromRangeEnd w:id="905"/>
    <w:p w14:paraId="6A235251" w14:textId="5568DC2E" w:rsidR="00845F81" w:rsidRPr="00061762" w:rsidDel="0089045D" w:rsidRDefault="00845F81">
      <w:pPr>
        <w:spacing w:line="276" w:lineRule="auto"/>
        <w:rPr>
          <w:del w:id="909" w:author="Keith Wan Hang Chiu" w:date="2025-10-04T23:45:00Z" w16du:dateUtc="2025-10-04T15:45:00Z"/>
          <w:b/>
          <w:color w:val="000000"/>
        </w:rPr>
      </w:pPr>
    </w:p>
    <w:p w14:paraId="43C03219" w14:textId="2FCAA087" w:rsidR="002A4EDE" w:rsidRPr="00CD1DCB" w:rsidDel="00602CB4" w:rsidRDefault="0DA5B515">
      <w:pPr>
        <w:pStyle w:val="Heading2"/>
        <w:rPr>
          <w:del w:id="910" w:author="Keith Wan Hang Chiu" w:date="2025-10-04T22:22:00Z" w16du:dateUtc="2025-10-04T14:22:00Z"/>
          <w:color w:val="000000"/>
        </w:rPr>
      </w:pPr>
      <w:bookmarkStart w:id="911" w:name="_Toc163737045"/>
      <w:bookmarkStart w:id="912" w:name="_Toc163737195"/>
      <w:bookmarkStart w:id="913" w:name="_Toc163737539"/>
      <w:del w:id="914" w:author="Keith Wan Hang Chiu" w:date="2025-10-04T22:22:00Z" w16du:dateUtc="2025-10-04T14:22:00Z">
        <w:r w:rsidDel="00602CB4">
          <w:delText>4.</w:delText>
        </w:r>
        <w:r w:rsidRPr="0DA5B515" w:rsidDel="00602CB4">
          <w:rPr>
            <w:color w:val="000000" w:themeColor="text1"/>
          </w:rPr>
          <w:delText>6.  Participant Discontinuation or Withdrawal</w:delText>
        </w:r>
        <w:bookmarkEnd w:id="911"/>
        <w:bookmarkEnd w:id="912"/>
        <w:bookmarkEnd w:id="913"/>
      </w:del>
    </w:p>
    <w:p w14:paraId="596E3F71" w14:textId="65AFE3F0" w:rsidR="00F82503" w:rsidRPr="00DA3CD7" w:rsidDel="0089045D" w:rsidRDefault="006E2F2B">
      <w:pPr>
        <w:pStyle w:val="BodyTextblue"/>
        <w:spacing w:before="0" w:line="276" w:lineRule="auto"/>
        <w:ind w:left="0"/>
        <w:rPr>
          <w:del w:id="915" w:author="Keith Wan Hang Chiu" w:date="2025-10-04T23:45:00Z" w16du:dateUtc="2025-10-04T15:45:00Z"/>
        </w:rPr>
      </w:pPr>
      <w:del w:id="916" w:author="Keith Wan Hang Chiu" w:date="2025-10-04T22:22:00Z" w16du:dateUtc="2025-10-04T14:22:00Z">
        <w:r w:rsidRPr="00061762" w:rsidDel="00602CB4">
          <w:delText xml:space="preserve">Subjects may withdraw </w:delText>
        </w:r>
        <w:r w:rsidR="00942325" w:rsidRPr="00061762" w:rsidDel="00602CB4">
          <w:delText>from the study</w:delText>
        </w:r>
        <w:r w:rsidR="004A547C" w:rsidRPr="00061762" w:rsidDel="00602CB4">
          <w:delText xml:space="preserve"> and consent</w:delText>
        </w:r>
        <w:r w:rsidR="00942325" w:rsidRPr="00061762" w:rsidDel="00602CB4">
          <w:delText xml:space="preserve"> </w:delText>
        </w:r>
        <w:r w:rsidRPr="00061762" w:rsidDel="00602CB4">
          <w:delText xml:space="preserve">at </w:delText>
        </w:r>
        <w:r w:rsidR="0F231AA5" w:rsidDel="00602CB4">
          <w:delText>any time</w:delText>
        </w:r>
        <w:r w:rsidRPr="00061762" w:rsidDel="00602CB4">
          <w:delText xml:space="preserve"> without necessary giving a reason and without prejudice. If a participant withdraws from the study</w:delText>
        </w:r>
        <w:r w:rsidR="00B93C7A" w:rsidRPr="00061762" w:rsidDel="00602CB4">
          <w:delText xml:space="preserve"> and consent</w:delText>
        </w:r>
        <w:r w:rsidRPr="00061762" w:rsidDel="00602CB4">
          <w:delText xml:space="preserve">, </w:delText>
        </w:r>
        <w:r w:rsidR="0099199C" w:rsidRPr="00061762" w:rsidDel="00602CB4">
          <w:delText>the participant</w:delText>
        </w:r>
        <w:r w:rsidRPr="00061762" w:rsidDel="00602CB4">
          <w:delText xml:space="preserve"> may request destruction of any remaining samples taken and not tested</w:delText>
        </w:r>
        <w:r w:rsidR="009F2ECF" w:rsidRPr="00061762" w:rsidDel="00602CB4">
          <w:delText xml:space="preserve">. The </w:delText>
        </w:r>
        <w:r w:rsidR="00B30810" w:rsidRPr="00061762" w:rsidDel="00602CB4">
          <w:delText>investigators</w:delText>
        </w:r>
        <w:r w:rsidR="009F2ECF" w:rsidRPr="00061762" w:rsidDel="00602CB4">
          <w:delText xml:space="preserve"> may retain and continue to use any data collected before such withdrawal of consent.</w:delText>
        </w:r>
      </w:del>
      <w:del w:id="917" w:author="Keith Wan Hang Chiu" w:date="2025-10-04T23:45:00Z" w16du:dateUtc="2025-10-04T15:45:00Z">
        <w:r w:rsidR="00F82503" w:rsidDel="0089045D">
          <w:br w:type="page"/>
        </w:r>
      </w:del>
    </w:p>
    <w:p w14:paraId="1E38560D" w14:textId="1092417C" w:rsidR="00107DCD" w:rsidRPr="00CD1DCB" w:rsidDel="00B3380B" w:rsidRDefault="0DA5B515">
      <w:pPr>
        <w:pStyle w:val="BodyTextblue"/>
        <w:spacing w:before="0" w:line="276" w:lineRule="auto"/>
        <w:ind w:left="0"/>
        <w:rPr>
          <w:del w:id="918" w:author="Keith Wan Hang Chiu" w:date="2025-10-04T22:35:00Z" w16du:dateUtc="2025-10-04T14:35:00Z"/>
        </w:rPr>
        <w:pPrChange w:id="919" w:author="Sin Yu Joanne Hui" w:date="2025-10-06T01:24:00Z" w16du:dateUtc="2025-10-05T17:24:00Z">
          <w:pPr>
            <w:pStyle w:val="Heading2"/>
          </w:pPr>
        </w:pPrChange>
      </w:pPr>
      <w:bookmarkStart w:id="920" w:name="_Toc163737046"/>
      <w:bookmarkStart w:id="921" w:name="_Toc163737196"/>
      <w:bookmarkStart w:id="922" w:name="_Toc163737540"/>
      <w:del w:id="923" w:author="Keith Wan Hang Chiu" w:date="2025-10-04T22:35:00Z" w16du:dateUtc="2025-10-04T14:35:00Z">
        <w:r w:rsidDel="00B3380B">
          <w:delText>4.</w:delText>
        </w:r>
        <w:r w:rsidRPr="0DA5B515" w:rsidDel="00B3380B">
          <w:rPr>
            <w:color w:val="000000" w:themeColor="text1"/>
          </w:rPr>
          <w:delText>7. Data Collection and Management</w:delText>
        </w:r>
        <w:bookmarkEnd w:id="920"/>
        <w:bookmarkEnd w:id="921"/>
        <w:bookmarkEnd w:id="922"/>
        <w:r w:rsidRPr="0DA5B515" w:rsidDel="00B3380B">
          <w:rPr>
            <w:color w:val="000000" w:themeColor="text1"/>
          </w:rPr>
          <w:delText xml:space="preserve"> </w:delText>
        </w:r>
      </w:del>
    </w:p>
    <w:p w14:paraId="32806739" w14:textId="55E6FDE0" w:rsidR="00340975" w:rsidDel="00B3380B" w:rsidRDefault="00340975">
      <w:pPr>
        <w:pStyle w:val="BodyTextblue"/>
        <w:ind w:left="0"/>
        <w:rPr>
          <w:del w:id="924" w:author="Keith Wan Hang Chiu" w:date="2025-10-04T22:35:00Z" w16du:dateUtc="2025-10-04T14:35:00Z"/>
        </w:rPr>
        <w:pPrChange w:id="925" w:author="Sin Yu Joanne Hui" w:date="2025-10-06T01:24:00Z" w16du:dateUtc="2025-10-05T17:24:00Z">
          <w:pPr/>
        </w:pPrChange>
      </w:pPr>
      <w:bookmarkStart w:id="926" w:name="_Toc163737047"/>
      <w:bookmarkStart w:id="927" w:name="_Toc163737197"/>
      <w:bookmarkStart w:id="928" w:name="_Toc163737541"/>
    </w:p>
    <w:p w14:paraId="485A6B3E" w14:textId="2FDD9C86" w:rsidR="00340975" w:rsidDel="00602CB4" w:rsidRDefault="00F761FB">
      <w:pPr>
        <w:pStyle w:val="BodyTextblue"/>
        <w:ind w:left="0"/>
        <w:rPr>
          <w:del w:id="929" w:author="Keith Wan Hang Chiu" w:date="2025-10-04T22:22:00Z" w16du:dateUtc="2025-10-04T14:22:00Z"/>
          <w:color w:val="156082" w:themeColor="accent1"/>
        </w:rPr>
        <w:pPrChange w:id="930" w:author="Sin Yu Joanne Hui" w:date="2025-10-06T01:24:00Z" w16du:dateUtc="2025-10-05T17:24:00Z">
          <w:pPr>
            <w:jc w:val="both"/>
          </w:pPr>
        </w:pPrChange>
      </w:pPr>
      <w:del w:id="931" w:author="Keith Wan Hang Chiu" w:date="2025-10-04T22:22:00Z" w16du:dateUtc="2025-10-04T14:22:00Z">
        <w:r w:rsidRPr="00656B4B" w:rsidDel="00602CB4">
          <w:delText>Written informed consent will be obtained from the participants to publish deidentified data, including age, sex, height, body weight, BMI, ethnicity, echocardiography findings, and list of medical diagnosis, on an online repository under CC BY 4.0 (Attribution) Creative Commons license, allowing other researchers to access and utilize the data for further analysis or validation of the study findings</w:delText>
        </w:r>
        <w:r w:rsidR="00B657CF" w:rsidRPr="00656B4B" w:rsidDel="00602CB4">
          <w:delText>.</w:delText>
        </w:r>
        <w:r w:rsidR="00B657CF" w:rsidDel="00602CB4">
          <w:delText xml:space="preserve"> </w:delText>
        </w:r>
      </w:del>
    </w:p>
    <w:p w14:paraId="3878BBB8" w14:textId="5D44C739" w:rsidR="00D21DFB" w:rsidDel="00602CB4" w:rsidRDefault="00D21DFB">
      <w:pPr>
        <w:pStyle w:val="BodyTextblue"/>
        <w:ind w:left="0"/>
        <w:rPr>
          <w:del w:id="932" w:author="Keith Wan Hang Chiu" w:date="2025-10-04T22:22:00Z" w16du:dateUtc="2025-10-04T14:22:00Z"/>
        </w:rPr>
        <w:pPrChange w:id="933" w:author="Sin Yu Joanne Hui" w:date="2025-10-06T01:24:00Z" w16du:dateUtc="2025-10-05T17:24:00Z">
          <w:pPr>
            <w:jc w:val="both"/>
          </w:pPr>
        </w:pPrChange>
      </w:pPr>
    </w:p>
    <w:p w14:paraId="697A97AB" w14:textId="71D24487" w:rsidR="00F761FB" w:rsidRPr="00F761FB" w:rsidDel="00B3380B" w:rsidRDefault="00F761FB">
      <w:pPr>
        <w:pStyle w:val="BodyTextblue"/>
        <w:ind w:left="0"/>
        <w:rPr>
          <w:del w:id="934" w:author="Keith Wan Hang Chiu" w:date="2025-10-04T22:35:00Z" w16du:dateUtc="2025-10-04T14:35:00Z"/>
          <w:b/>
          <w:bCs/>
        </w:rPr>
        <w:pPrChange w:id="935" w:author="Sin Yu Joanne Hui" w:date="2025-10-06T01:24:00Z" w16du:dateUtc="2025-10-05T17:24:00Z">
          <w:pPr>
            <w:jc w:val="both"/>
          </w:pPr>
        </w:pPrChange>
      </w:pPr>
      <w:del w:id="936" w:author="Keith Wan Hang Chiu" w:date="2025-10-04T22:35:00Z" w16du:dateUtc="2025-10-04T14:35:00Z">
        <w:r w:rsidRPr="00F761FB" w:rsidDel="00B3380B">
          <w:delText xml:space="preserve">All collected data will be deidentified and stored on a </w:delText>
        </w:r>
        <w:r w:rsidR="00DB0297" w:rsidDel="00B3380B">
          <w:delText>da</w:delText>
        </w:r>
        <w:r w:rsidRPr="00F761FB" w:rsidDel="00B3380B">
          <w:delText xml:space="preserve">tabase accessible by authorized </w:delText>
        </w:r>
        <w:r w:rsidR="00DB0297" w:rsidDel="00B3380B">
          <w:delText>researchers who aims to utilize the data for further analysis or validation of the study findings</w:delText>
        </w:r>
        <w:r w:rsidRPr="00F761FB" w:rsidDel="00B3380B">
          <w:delText>. Data quality will be ensured through regular monitoring and verification of the data by the study investigators.</w:delText>
        </w:r>
      </w:del>
    </w:p>
    <w:bookmarkEnd w:id="926"/>
    <w:bookmarkEnd w:id="927"/>
    <w:bookmarkEnd w:id="928"/>
    <w:p w14:paraId="4168EAA0" w14:textId="58C33FE7" w:rsidR="00F761FB" w:rsidDel="00B3380B" w:rsidRDefault="00F761FB">
      <w:pPr>
        <w:pStyle w:val="BodyTextblue"/>
        <w:ind w:left="0"/>
        <w:rPr>
          <w:del w:id="937" w:author="Keith Wan Hang Chiu" w:date="2025-10-04T22:35:00Z" w16du:dateUtc="2025-10-04T14:35:00Z"/>
          <w:bCs/>
        </w:rPr>
        <w:pPrChange w:id="938" w:author="Sin Yu Joanne Hui" w:date="2025-10-06T01:24:00Z" w16du:dateUtc="2025-10-05T17:24:00Z">
          <w:pPr>
            <w:jc w:val="both"/>
          </w:pPr>
        </w:pPrChange>
      </w:pPr>
    </w:p>
    <w:p w14:paraId="517A7387" w14:textId="01364B65" w:rsidR="006E16A9" w:rsidRPr="00061762" w:rsidDel="00B3380B" w:rsidRDefault="00DB0297">
      <w:pPr>
        <w:pStyle w:val="BodyTextblue"/>
        <w:ind w:left="0"/>
        <w:rPr>
          <w:del w:id="939" w:author="Keith Wan Hang Chiu" w:date="2025-10-04T22:35:00Z" w16du:dateUtc="2025-10-04T14:35:00Z"/>
          <w:bCs/>
        </w:rPr>
        <w:pPrChange w:id="940" w:author="Sin Yu Joanne Hui" w:date="2025-10-06T01:24:00Z" w16du:dateUtc="2025-10-05T17:24:00Z">
          <w:pPr>
            <w:jc w:val="both"/>
          </w:pPr>
        </w:pPrChange>
      </w:pPr>
      <w:del w:id="941" w:author="Keith Wan Hang Chiu" w:date="2025-10-04T22:35:00Z" w16du:dateUtc="2025-10-04T14:35:00Z">
        <w:r w:rsidDel="00B3380B">
          <w:rPr>
            <w:bCs/>
          </w:rPr>
          <w:delText>Authorized individuals</w:delText>
        </w:r>
        <w:r w:rsidR="006E16A9" w:rsidRPr="00061762" w:rsidDel="00B3380B">
          <w:rPr>
            <w:bCs/>
          </w:rPr>
          <w:delText xml:space="preserve"> </w:delText>
        </w:r>
        <w:r w:rsidDel="00B3380B">
          <w:rPr>
            <w:bCs/>
          </w:rPr>
          <w:delText>have</w:delText>
        </w:r>
        <w:r w:rsidR="006E16A9" w:rsidRPr="00061762" w:rsidDel="00B3380B">
          <w:rPr>
            <w:bCs/>
          </w:rPr>
          <w:delText xml:space="preserve"> permission to examine, analyse, </w:delText>
        </w:r>
        <w:r w:rsidR="00601E81" w:rsidRPr="00061762" w:rsidDel="00B3380B">
          <w:rPr>
            <w:bCs/>
          </w:rPr>
          <w:delText>verify,</w:delText>
        </w:r>
        <w:r w:rsidR="006E16A9" w:rsidRPr="00061762" w:rsidDel="00B3380B">
          <w:rPr>
            <w:bCs/>
          </w:rPr>
          <w:delText xml:space="preserve"> and reproduce any records and reports that are important to the evaluation of the study. Any party (e.g., domestic and foreign regulatory authorities, </w:delText>
        </w:r>
        <w:r w:rsidR="004050C7" w:rsidRPr="00061762" w:rsidDel="00B3380B">
          <w:rPr>
            <w:bCs/>
          </w:rPr>
          <w:delText>monitors,</w:delText>
        </w:r>
        <w:r w:rsidR="006E16A9" w:rsidRPr="00061762" w:rsidDel="00B3380B">
          <w:rPr>
            <w:bCs/>
          </w:rPr>
          <w:delText xml:space="preserve"> and auditors) with direct access must take all reasonable precautions within the constraints of the applicable regulatory requirements to maintain the confidentiality of the subjects’ identities and the Hospital Authority’s proprietary information. It is the monitor’s responsibility to verify that each subject has consented, in writing, to </w:delText>
        </w:r>
        <w:r w:rsidDel="00B3380B">
          <w:rPr>
            <w:bCs/>
          </w:rPr>
          <w:delText>the</w:delText>
        </w:r>
        <w:r w:rsidR="006E16A9" w:rsidRPr="00061762" w:rsidDel="00B3380B">
          <w:rPr>
            <w:bCs/>
          </w:rPr>
          <w:delText xml:space="preserve"> access. </w:delText>
        </w:r>
      </w:del>
    </w:p>
    <w:p w14:paraId="52A7B1B0" w14:textId="1AF70B5B" w:rsidR="00F761FB" w:rsidDel="00B3380B" w:rsidRDefault="00F761FB">
      <w:pPr>
        <w:pStyle w:val="BodyTextblue"/>
        <w:ind w:left="0"/>
        <w:rPr>
          <w:del w:id="942" w:author="Keith Wan Hang Chiu" w:date="2025-10-04T22:35:00Z" w16du:dateUtc="2025-10-04T14:35:00Z"/>
          <w:color w:val="000000" w:themeColor="text1"/>
        </w:rPr>
        <w:pPrChange w:id="943" w:author="Sin Yu Joanne Hui" w:date="2025-10-06T01:24:00Z" w16du:dateUtc="2025-10-05T17:24:00Z">
          <w:pPr>
            <w:jc w:val="both"/>
          </w:pPr>
        </w:pPrChange>
      </w:pPr>
    </w:p>
    <w:p w14:paraId="11D619F1" w14:textId="43CDFC32" w:rsidR="00015CB0" w:rsidRPr="00061762" w:rsidDel="00B3380B" w:rsidRDefault="006E16A9">
      <w:pPr>
        <w:pStyle w:val="BodyTextblue"/>
        <w:ind w:left="0"/>
        <w:rPr>
          <w:del w:id="944" w:author="Keith Wan Hang Chiu" w:date="2025-10-04T22:35:00Z" w16du:dateUtc="2025-10-04T14:35:00Z"/>
          <w:bCs/>
        </w:rPr>
        <w:pPrChange w:id="945" w:author="Sin Yu Joanne Hui" w:date="2025-10-06T01:24:00Z" w16du:dateUtc="2025-10-05T17:24:00Z">
          <w:pPr>
            <w:jc w:val="both"/>
          </w:pPr>
        </w:pPrChange>
      </w:pPr>
      <w:del w:id="946" w:author="Keith Wan Hang Chiu" w:date="2025-10-04T22:35:00Z" w16du:dateUtc="2025-10-04T14:35:00Z">
        <w:r w:rsidRPr="46580FAC" w:rsidDel="00B3380B">
          <w:rPr>
            <w:color w:val="000000" w:themeColor="text1"/>
          </w:rPr>
          <w:delText>The investigator</w:delText>
        </w:r>
      </w:del>
      <w:ins w:id="947" w:author="William Cho" w:date="2025-10-04T13:35:00Z" w16du:dateUtc="2025-10-04T05:35:00Z">
        <w:del w:id="948" w:author="Keith Wan Hang Chiu" w:date="2025-10-04T22:35:00Z" w16du:dateUtc="2025-10-04T14:35:00Z">
          <w:r w:rsidR="001E6074" w:rsidDel="00B3380B">
            <w:rPr>
              <w:color w:val="000000" w:themeColor="text1"/>
            </w:rPr>
            <w:delText>s</w:delText>
          </w:r>
        </w:del>
      </w:ins>
      <w:del w:id="949" w:author="Keith Wan Hang Chiu" w:date="2025-10-04T22:35:00Z" w16du:dateUtc="2025-10-04T14:35:00Z">
        <w:r w:rsidRPr="46580FAC" w:rsidDel="00B3380B">
          <w:rPr>
            <w:color w:val="000000" w:themeColor="text1"/>
          </w:rPr>
          <w:delText xml:space="preserve"> must retain all study documentation pertaining to the conduct of the study at the study site for a period of 5 years.</w:delText>
        </w:r>
        <w:r w:rsidR="00F36B1D" w:rsidRPr="46580FAC" w:rsidDel="00B3380B">
          <w:rPr>
            <w:color w:val="000000" w:themeColor="text1"/>
          </w:rPr>
          <w:delText xml:space="preserve"> </w:delText>
        </w:r>
      </w:del>
    </w:p>
    <w:p w14:paraId="2FFB955F" w14:textId="77777777" w:rsidR="00602CB4" w:rsidRPr="001E7C4B" w:rsidRDefault="00602CB4">
      <w:pPr>
        <w:pStyle w:val="BodyTextblue"/>
        <w:ind w:left="0"/>
        <w:rPr>
          <w:ins w:id="950" w:author="Keith Wan Hang Chiu" w:date="2025-10-04T22:24:00Z" w16du:dateUtc="2025-10-04T14:24:00Z"/>
        </w:rPr>
        <w:pPrChange w:id="951" w:author="Sin Yu Joanne Hui" w:date="2025-10-06T01:24:00Z" w16du:dateUtc="2025-10-05T17:24:00Z">
          <w:pPr>
            <w:pStyle w:val="Heading4"/>
          </w:pPr>
        </w:pPrChange>
      </w:pPr>
      <w:ins w:id="952" w:author="Keith Wan Hang Chiu" w:date="2025-10-04T22:24:00Z" w16du:dateUtc="2025-10-04T14:24:00Z">
        <w:r w:rsidRPr="001E7C4B">
          <w:t>Quality Control and Quality Assurance</w:t>
        </w:r>
      </w:ins>
    </w:p>
    <w:p w14:paraId="619E2225" w14:textId="77777777" w:rsidR="00602CB4" w:rsidRPr="001E7C4B" w:rsidRDefault="00602CB4" w:rsidP="00602CB4">
      <w:pPr>
        <w:rPr>
          <w:ins w:id="953" w:author="Keith Wan Hang Chiu" w:date="2025-10-04T22:24:00Z" w16du:dateUtc="2025-10-04T14:24:00Z"/>
          <w:bCs/>
        </w:rPr>
      </w:pPr>
      <w:ins w:id="954" w:author="Keith Wan Hang Chiu" w:date="2025-10-04T22:24:00Z" w16du:dateUtc="2025-10-04T14:24:00Z">
        <w:r w:rsidRPr="001E7C4B">
          <w:rPr>
            <w:bCs/>
          </w:rPr>
          <w:t xml:space="preserve">The study will be conducted in accordance with the current approved protocol, ICH GCP, relevant regulations and standard operating procedures. Regular monitoring will be performed according to ICH GCP. Data will be evaluated for compliance with the protocol and accuracy in relation to source documents. Following written standard operating procedures, the study investigators will verify that the study is conducted, and data are generated, documented and reported in compliance with the protocol, GCP and the applicable regulatory requirements. </w:t>
        </w:r>
      </w:ins>
    </w:p>
    <w:p w14:paraId="0A90CDF8" w14:textId="77777777" w:rsidR="00602CB4" w:rsidRPr="001E7C4B" w:rsidRDefault="00602CB4" w:rsidP="00602CB4">
      <w:pPr>
        <w:autoSpaceDE w:val="0"/>
        <w:autoSpaceDN w:val="0"/>
        <w:adjustRightInd w:val="0"/>
        <w:rPr>
          <w:ins w:id="955" w:author="Keith Wan Hang Chiu" w:date="2025-10-04T22:24:00Z" w16du:dateUtc="2025-10-04T14:24:00Z"/>
          <w:bCs/>
        </w:rPr>
      </w:pPr>
    </w:p>
    <w:p w14:paraId="42698ACC" w14:textId="77777777" w:rsidR="0089045D" w:rsidRDefault="0089045D" w:rsidP="00602CB4">
      <w:pPr>
        <w:jc w:val="both"/>
        <w:rPr>
          <w:ins w:id="956" w:author="Keith Wan Hang Chiu" w:date="2025-10-04T23:47:00Z" w16du:dateUtc="2025-10-04T15:47:00Z"/>
          <w:color w:val="000000" w:themeColor="text1"/>
        </w:rPr>
      </w:pPr>
    </w:p>
    <w:p w14:paraId="332DEFAE" w14:textId="57C0B0D3" w:rsidR="0089045D" w:rsidRPr="0089045D" w:rsidRDefault="0089045D" w:rsidP="0089045D">
      <w:pPr>
        <w:jc w:val="both"/>
        <w:rPr>
          <w:ins w:id="957" w:author="Keith Wan Hang Chiu" w:date="2025-10-04T23:47:00Z"/>
          <w:color w:val="000000" w:themeColor="text1"/>
          <w:lang w:val="en-HK"/>
        </w:rPr>
      </w:pPr>
      <w:ins w:id="958" w:author="Keith Wan Hang Chiu" w:date="2025-10-04T23:47:00Z">
        <w:r w:rsidRPr="0089045D">
          <w:rPr>
            <w:b/>
            <w:color w:val="000000" w:themeColor="text1"/>
            <w:lang w:val="en-HK"/>
          </w:rPr>
          <w:t>Ethics</w:t>
        </w:r>
      </w:ins>
    </w:p>
    <w:p w14:paraId="0450AA66" w14:textId="77777777" w:rsidR="0089045D" w:rsidRPr="0089045D" w:rsidRDefault="0089045D" w:rsidP="0089045D">
      <w:pPr>
        <w:jc w:val="both"/>
        <w:rPr>
          <w:ins w:id="959" w:author="Keith Wan Hang Chiu" w:date="2025-10-04T23:47:00Z"/>
          <w:color w:val="000000" w:themeColor="text1"/>
          <w:lang w:val="en-HK"/>
        </w:rPr>
      </w:pPr>
      <w:ins w:id="960" w:author="Keith Wan Hang Chiu" w:date="2025-10-04T23:47:00Z">
        <w:r w:rsidRPr="0089045D">
          <w:rPr>
            <w:color w:val="000000" w:themeColor="text1"/>
            <w:lang w:val="en-HK"/>
          </w:rPr>
          <w:t>All research data would be handled in line with HA / Hospital’s policy in handling / storage / destruction of patients’ medical records. The Investigators will ensure that this study is conducted in full conformity with relevant regulations and with the Good Clinical Practice (as set out in SI 1928), which have their basis in the Declaration of Helsinki.</w:t>
        </w:r>
      </w:ins>
    </w:p>
    <w:p w14:paraId="25A5C9C6" w14:textId="77777777" w:rsidR="0089045D" w:rsidRPr="0089045D" w:rsidRDefault="0089045D" w:rsidP="0089045D">
      <w:pPr>
        <w:jc w:val="both"/>
        <w:rPr>
          <w:ins w:id="961" w:author="Keith Wan Hang Chiu" w:date="2025-10-04T23:47:00Z"/>
          <w:color w:val="000000" w:themeColor="text1"/>
          <w:lang w:val="en-HK"/>
        </w:rPr>
      </w:pPr>
    </w:p>
    <w:p w14:paraId="643A65AD" w14:textId="77777777" w:rsidR="0089045D" w:rsidRPr="0089045D" w:rsidRDefault="0089045D" w:rsidP="0089045D">
      <w:pPr>
        <w:jc w:val="both"/>
        <w:rPr>
          <w:ins w:id="962" w:author="Keith Wan Hang Chiu" w:date="2025-10-04T23:47:00Z"/>
          <w:color w:val="000000" w:themeColor="text1"/>
          <w:lang w:val="en-HK"/>
        </w:rPr>
      </w:pPr>
      <w:ins w:id="963" w:author="Keith Wan Hang Chiu" w:date="2025-10-04T23:47:00Z">
        <w:r w:rsidRPr="0089045D">
          <w:rPr>
            <w:b/>
            <w:color w:val="000000" w:themeColor="text1"/>
            <w:lang w:val="en-HK"/>
          </w:rPr>
          <w:t>8. Ethical Concern</w:t>
        </w:r>
      </w:ins>
    </w:p>
    <w:p w14:paraId="2F5B9942" w14:textId="77777777" w:rsidR="0089045D" w:rsidRPr="0089045D" w:rsidRDefault="0089045D" w:rsidP="0089045D">
      <w:pPr>
        <w:jc w:val="both"/>
        <w:rPr>
          <w:ins w:id="964" w:author="Keith Wan Hang Chiu" w:date="2025-10-04T23:47:00Z"/>
          <w:color w:val="000000" w:themeColor="text1"/>
          <w:lang w:val="en-HK"/>
        </w:rPr>
      </w:pPr>
      <w:ins w:id="965" w:author="Keith Wan Hang Chiu" w:date="2025-10-04T23:47:00Z">
        <w:r w:rsidRPr="0089045D">
          <w:rPr>
            <w:color w:val="000000" w:themeColor="text1"/>
            <w:lang w:val="en-HK"/>
          </w:rPr>
          <w:t>This is a retrospective analysis and all data will be retrospective. There will be no prospective component to this study. All radiology reports retrieved will be anonymised and there will be no prospective clinical follow-up. No patient will be contacted for this study. All Data will be fully anonymised so that it cannot be traced back to an individual in this study.</w:t>
        </w:r>
      </w:ins>
    </w:p>
    <w:p w14:paraId="4D7780AD" w14:textId="77777777" w:rsidR="0089045D" w:rsidRPr="0089045D" w:rsidRDefault="0089045D" w:rsidP="00602CB4">
      <w:pPr>
        <w:jc w:val="both"/>
        <w:rPr>
          <w:ins w:id="966" w:author="Keith Wan Hang Chiu" w:date="2025-10-04T23:47:00Z" w16du:dateUtc="2025-10-04T15:47:00Z"/>
          <w:color w:val="000000" w:themeColor="text1"/>
          <w:lang w:val="en-HK"/>
          <w:rPrChange w:id="967" w:author="Keith Wan Hang Chiu" w:date="2025-10-04T23:47:00Z" w16du:dateUtc="2025-10-04T15:47:00Z">
            <w:rPr>
              <w:ins w:id="968" w:author="Keith Wan Hang Chiu" w:date="2025-10-04T23:47:00Z" w16du:dateUtc="2025-10-04T15:47:00Z"/>
              <w:color w:val="000000" w:themeColor="text1"/>
            </w:rPr>
          </w:rPrChange>
        </w:rPr>
      </w:pPr>
    </w:p>
    <w:p w14:paraId="4263A53F" w14:textId="77777777" w:rsidR="00BA5205" w:rsidRPr="00C1235F" w:rsidRDefault="00BA5205">
      <w:pPr>
        <w:pStyle w:val="Heading4"/>
        <w:ind w:left="720"/>
        <w:rPr>
          <w:ins w:id="969" w:author="Keith Wan Hang Chiu" w:date="2025-10-04T23:48:00Z" w16du:dateUtc="2025-10-04T15:48:00Z"/>
          <w:bCs w:val="0"/>
          <w:i w:val="0"/>
          <w:iCs w:val="0"/>
          <w:rPrChange w:id="970" w:author="Sin Yu Joanne Hui" w:date="2025-10-06T01:24:00Z" w16du:dateUtc="2025-10-05T17:24:00Z">
            <w:rPr>
              <w:ins w:id="971" w:author="Keith Wan Hang Chiu" w:date="2025-10-04T23:48:00Z" w16du:dateUtc="2025-10-04T15:48:00Z"/>
              <w:bCs w:val="0"/>
            </w:rPr>
          </w:rPrChange>
        </w:rPr>
        <w:pPrChange w:id="972" w:author="Sin Yu Joanne Hui" w:date="2025-10-06T01:24:00Z" w16du:dateUtc="2025-10-05T17:24:00Z">
          <w:pPr>
            <w:pStyle w:val="Heading4"/>
          </w:pPr>
        </w:pPrChange>
      </w:pPr>
      <w:ins w:id="973" w:author="Keith Wan Hang Chiu" w:date="2025-10-04T23:48:00Z" w16du:dateUtc="2025-10-04T15:48:00Z">
        <w:r w:rsidRPr="00C1235F">
          <w:rPr>
            <w:i w:val="0"/>
            <w:iCs w:val="0"/>
            <w:rPrChange w:id="974" w:author="Sin Yu Joanne Hui" w:date="2025-10-06T01:24:00Z" w16du:dateUtc="2025-10-05T17:24:00Z">
              <w:rPr/>
            </w:rPrChange>
          </w:rPr>
          <w:t>Data Handling and Record Keeping</w:t>
        </w:r>
      </w:ins>
    </w:p>
    <w:p w14:paraId="03C745D8" w14:textId="77777777" w:rsidR="00BA5205" w:rsidRPr="00061762" w:rsidRDefault="00BA5205" w:rsidP="00BA5205">
      <w:pPr>
        <w:jc w:val="both"/>
        <w:rPr>
          <w:ins w:id="975" w:author="Keith Wan Hang Chiu" w:date="2025-10-04T23:48:00Z" w16du:dateUtc="2025-10-04T15:48:00Z"/>
          <w:bCs/>
          <w:color w:val="000000"/>
        </w:rPr>
      </w:pPr>
      <w:ins w:id="976" w:author="Keith Wan Hang Chiu" w:date="2025-10-04T23:48:00Z" w16du:dateUtc="2025-10-04T15:48:00Z">
        <w:r>
          <w:rPr>
            <w:bCs/>
            <w:color w:val="000000"/>
          </w:rPr>
          <w:t>Only authorized individuals</w:t>
        </w:r>
        <w:r w:rsidRPr="00061762">
          <w:rPr>
            <w:bCs/>
            <w:color w:val="000000"/>
          </w:rPr>
          <w:t xml:space="preserve"> </w:t>
        </w:r>
        <w:r>
          <w:rPr>
            <w:bCs/>
            <w:color w:val="000000"/>
          </w:rPr>
          <w:t>will have</w:t>
        </w:r>
        <w:r w:rsidRPr="00061762">
          <w:rPr>
            <w:bCs/>
            <w:color w:val="000000"/>
          </w:rPr>
          <w:t xml:space="preserve"> permission to examine, analyse, verify, and reproduce any records and reports that are important to the evaluation of the study. Any party (e.g., domestic and foreign regulatory authorities, monitors, and auditors) with direct access must take all reasonable precautions within the constraints of the applicable regulatory requirements to maintain the confidentiality of the subjects’ identities and the Hospital Authority’s proprietary information. It is the monitor’s responsibility to verify that each subject has consented, in writing, to </w:t>
        </w:r>
        <w:r>
          <w:rPr>
            <w:bCs/>
            <w:color w:val="000000"/>
          </w:rPr>
          <w:t>the</w:t>
        </w:r>
        <w:r w:rsidRPr="00061762">
          <w:rPr>
            <w:bCs/>
            <w:color w:val="000000"/>
          </w:rPr>
          <w:t xml:space="preserve"> access. </w:t>
        </w:r>
      </w:ins>
    </w:p>
    <w:p w14:paraId="0ECF2EC9" w14:textId="77777777" w:rsidR="00BA5205" w:rsidRDefault="00BA5205" w:rsidP="00BA5205">
      <w:pPr>
        <w:jc w:val="both"/>
        <w:rPr>
          <w:ins w:id="977" w:author="Keith Wan Hang Chiu" w:date="2025-10-04T23:48:00Z" w16du:dateUtc="2025-10-04T15:48:00Z"/>
          <w:color w:val="000000" w:themeColor="text1"/>
        </w:rPr>
      </w:pPr>
    </w:p>
    <w:p w14:paraId="0E105E87" w14:textId="6789561E" w:rsidR="0089045D" w:rsidRDefault="00BA5205" w:rsidP="00602CB4">
      <w:pPr>
        <w:jc w:val="both"/>
        <w:rPr>
          <w:ins w:id="978" w:author="Keith Wan Hang Chiu" w:date="2025-10-04T23:48:00Z" w16du:dateUtc="2025-10-04T15:48:00Z"/>
          <w:color w:val="000000" w:themeColor="text1"/>
        </w:rPr>
      </w:pPr>
      <w:ins w:id="979" w:author="Keith Wan Hang Chiu" w:date="2025-10-04T23:48:00Z" w16du:dateUtc="2025-10-04T15:48:00Z">
        <w:r w:rsidRPr="46580FAC">
          <w:rPr>
            <w:color w:val="000000" w:themeColor="text1"/>
          </w:rPr>
          <w:t>The investigator</w:t>
        </w:r>
        <w:r>
          <w:rPr>
            <w:color w:val="000000" w:themeColor="text1"/>
          </w:rPr>
          <w:t>s</w:t>
        </w:r>
        <w:r w:rsidRPr="46580FAC">
          <w:rPr>
            <w:color w:val="000000" w:themeColor="text1"/>
          </w:rPr>
          <w:t xml:space="preserve"> must retain all study documentation pertaining to the conduct of the study at the study site for a period of 5 years. </w:t>
        </w:r>
      </w:ins>
    </w:p>
    <w:p w14:paraId="5EF22A26" w14:textId="77777777" w:rsidR="00BA5205" w:rsidRDefault="00BA5205" w:rsidP="00602CB4">
      <w:pPr>
        <w:jc w:val="both"/>
        <w:rPr>
          <w:ins w:id="980" w:author="Keith Wan Hang Chiu" w:date="2025-10-04T23:48:00Z" w16du:dateUtc="2025-10-04T15:48:00Z"/>
          <w:color w:val="000000" w:themeColor="text1"/>
        </w:rPr>
      </w:pPr>
    </w:p>
    <w:p w14:paraId="2D9C34F9" w14:textId="77777777" w:rsidR="00BA5205" w:rsidRPr="00BA5205" w:rsidRDefault="00BA5205" w:rsidP="00BA5205">
      <w:pPr>
        <w:jc w:val="both"/>
        <w:rPr>
          <w:ins w:id="981" w:author="Keith Wan Hang Chiu" w:date="2025-10-04T23:48:00Z"/>
          <w:color w:val="000000" w:themeColor="text1"/>
          <w:lang w:val="en-HK"/>
        </w:rPr>
      </w:pPr>
      <w:ins w:id="982" w:author="Keith Wan Hang Chiu" w:date="2025-10-04T23:48:00Z">
        <w:r w:rsidRPr="00BA5205">
          <w:rPr>
            <w:b/>
            <w:color w:val="000000" w:themeColor="text1"/>
            <w:lang w:val="en-HK"/>
          </w:rPr>
          <w:t>10. Financing and Insurance</w:t>
        </w:r>
      </w:ins>
    </w:p>
    <w:p w14:paraId="6A31D2B4" w14:textId="57F040D2" w:rsidR="00BA5205" w:rsidRDefault="00BA5205" w:rsidP="00BA5205">
      <w:pPr>
        <w:jc w:val="both"/>
        <w:rPr>
          <w:ins w:id="983" w:author="Keith Wan Hang Chiu" w:date="2025-10-04T23:48:00Z" w16du:dateUtc="2025-10-04T15:48:00Z"/>
          <w:color w:val="000000" w:themeColor="text1"/>
        </w:rPr>
      </w:pPr>
      <w:ins w:id="984" w:author="Keith Wan Hang Chiu" w:date="2025-10-04T23:48:00Z">
        <w:r w:rsidRPr="00BA5205">
          <w:rPr>
            <w:color w:val="000000" w:themeColor="text1"/>
            <w:lang w:val="en-HK"/>
          </w:rPr>
          <w:t>No insurance is required as this is a retrospective study</w:t>
        </w:r>
      </w:ins>
    </w:p>
    <w:p w14:paraId="7B6566FB" w14:textId="77777777" w:rsidR="00BA5205" w:rsidRDefault="00BA5205" w:rsidP="00602CB4">
      <w:pPr>
        <w:jc w:val="both"/>
        <w:rPr>
          <w:ins w:id="985" w:author="Keith Wan Hang Chiu" w:date="2025-10-04T23:48:00Z" w16du:dateUtc="2025-10-04T15:48:00Z"/>
          <w:color w:val="000000" w:themeColor="text1"/>
        </w:rPr>
      </w:pPr>
    </w:p>
    <w:p w14:paraId="70A4E312" w14:textId="77777777" w:rsidR="00BA5205" w:rsidRPr="00BA5205" w:rsidRDefault="00BA5205" w:rsidP="00BA5205">
      <w:pPr>
        <w:jc w:val="both"/>
        <w:rPr>
          <w:ins w:id="986" w:author="Keith Wan Hang Chiu" w:date="2025-10-04T23:48:00Z"/>
          <w:color w:val="000000" w:themeColor="text1"/>
          <w:lang w:val="en-HK"/>
        </w:rPr>
      </w:pPr>
      <w:ins w:id="987" w:author="Keith Wan Hang Chiu" w:date="2025-10-04T23:48:00Z">
        <w:r w:rsidRPr="00BA5205">
          <w:rPr>
            <w:b/>
            <w:color w:val="000000" w:themeColor="text1"/>
            <w:lang w:val="en-HK"/>
          </w:rPr>
          <w:t>11. Publication Policy</w:t>
        </w:r>
      </w:ins>
    </w:p>
    <w:p w14:paraId="00A82686" w14:textId="77777777" w:rsidR="00BA5205" w:rsidRPr="00BA5205" w:rsidRDefault="00BA5205" w:rsidP="00BA5205">
      <w:pPr>
        <w:jc w:val="both"/>
        <w:rPr>
          <w:ins w:id="988" w:author="Keith Wan Hang Chiu" w:date="2025-10-04T23:48:00Z"/>
          <w:color w:val="000000" w:themeColor="text1"/>
          <w:lang w:val="en-HK"/>
        </w:rPr>
      </w:pPr>
      <w:ins w:id="989" w:author="Keith Wan Hang Chiu" w:date="2025-10-04T23:48:00Z">
        <w:r w:rsidRPr="00BA5205">
          <w:rPr>
            <w:color w:val="000000" w:themeColor="text1"/>
            <w:lang w:val="en-HK"/>
          </w:rPr>
          <w:t>It is the intention of the investigators to disseminate the outcomes of this study to regional, national and international scientific groups, including high impact peer-reviewed journals as well as international meetings.</w:t>
        </w:r>
      </w:ins>
    </w:p>
    <w:p w14:paraId="4DDA9541" w14:textId="77777777" w:rsidR="00BA5205" w:rsidRPr="00BA5205" w:rsidRDefault="00BA5205" w:rsidP="00BA5205">
      <w:pPr>
        <w:jc w:val="both"/>
        <w:rPr>
          <w:ins w:id="990" w:author="Keith Wan Hang Chiu" w:date="2025-10-04T23:48:00Z"/>
          <w:color w:val="000000" w:themeColor="text1"/>
          <w:lang w:val="en-HK"/>
        </w:rPr>
      </w:pPr>
    </w:p>
    <w:p w14:paraId="559CCFC1" w14:textId="77777777" w:rsidR="00BA5205" w:rsidRPr="00BA5205" w:rsidRDefault="00BA5205" w:rsidP="00BA5205">
      <w:pPr>
        <w:jc w:val="both"/>
        <w:rPr>
          <w:ins w:id="991" w:author="Keith Wan Hang Chiu" w:date="2025-10-04T23:48:00Z"/>
          <w:color w:val="000000" w:themeColor="text1"/>
          <w:lang w:val="en-HK"/>
        </w:rPr>
      </w:pPr>
      <w:ins w:id="992" w:author="Keith Wan Hang Chiu" w:date="2025-10-04T23:48:00Z">
        <w:r w:rsidRPr="00BA5205">
          <w:rPr>
            <w:color w:val="000000" w:themeColor="text1"/>
            <w:lang w:val="en-HK"/>
          </w:rPr>
          <w:t>Authorship, accountability and acknowledgement will follow guidance as outlined by International Committee of Medical Editors. Additional authors may include other investigators, usually members of departmental research staffs or inter-departmental collaborators, and/or site investigators. The principal investigator or other protocol team members may present data at scientific meetings.</w:t>
        </w:r>
      </w:ins>
    </w:p>
    <w:p w14:paraId="79978DA7" w14:textId="77777777" w:rsidR="00BA5205" w:rsidRPr="00BA5205" w:rsidRDefault="00BA5205" w:rsidP="00602CB4">
      <w:pPr>
        <w:jc w:val="both"/>
        <w:rPr>
          <w:ins w:id="993" w:author="Keith Wan Hang Chiu" w:date="2025-10-04T23:47:00Z" w16du:dateUtc="2025-10-04T15:47:00Z"/>
          <w:color w:val="000000" w:themeColor="text1"/>
          <w:lang w:val="en-HK"/>
          <w:rPrChange w:id="994" w:author="Keith Wan Hang Chiu" w:date="2025-10-04T23:48:00Z" w16du:dateUtc="2025-10-04T15:48:00Z">
            <w:rPr>
              <w:ins w:id="995" w:author="Keith Wan Hang Chiu" w:date="2025-10-04T23:47:00Z" w16du:dateUtc="2025-10-04T15:47:00Z"/>
              <w:color w:val="000000" w:themeColor="text1"/>
            </w:rPr>
          </w:rPrChange>
        </w:rPr>
      </w:pPr>
    </w:p>
    <w:p w14:paraId="600BE4BB" w14:textId="77777777" w:rsidR="0089045D" w:rsidRDefault="0089045D" w:rsidP="00602CB4">
      <w:pPr>
        <w:jc w:val="both"/>
        <w:rPr>
          <w:ins w:id="996" w:author="Keith Wan Hang Chiu" w:date="2025-10-04T22:24:00Z" w16du:dateUtc="2025-10-04T14:24:00Z"/>
          <w:color w:val="000000" w:themeColor="text1"/>
        </w:rPr>
      </w:pPr>
    </w:p>
    <w:p w14:paraId="5644FB3B" w14:textId="77777777" w:rsidR="00602CB4" w:rsidRPr="00061762" w:rsidRDefault="00602CB4" w:rsidP="00602CB4">
      <w:pPr>
        <w:jc w:val="both"/>
        <w:rPr>
          <w:ins w:id="997" w:author="Keith Wan Hang Chiu" w:date="2025-10-04T22:24:00Z" w16du:dateUtc="2025-10-04T14:24:00Z"/>
          <w:bCs/>
          <w:color w:val="000000"/>
        </w:rPr>
      </w:pPr>
    </w:p>
    <w:p w14:paraId="403BB011" w14:textId="136F8C43" w:rsidR="0035389C" w:rsidRDefault="006A3C23" w:rsidP="00D21DFB">
      <w:pPr>
        <w:pStyle w:val="Heading1"/>
      </w:pPr>
      <w:del w:id="998" w:author="Keith Wan Hang Chiu" w:date="2025-10-04T22:24:00Z" w16du:dateUtc="2025-10-04T14:24:00Z">
        <w:r w:rsidDel="00602CB4">
          <w:br w:type="page"/>
        </w:r>
      </w:del>
      <w:bookmarkStart w:id="999" w:name="_Toc210600480"/>
      <w:r w:rsidR="0DA5B515">
        <w:t>5. REFERENCES</w:t>
      </w:r>
      <w:bookmarkEnd w:id="999"/>
    </w:p>
    <w:p w14:paraId="3E1986CF" w14:textId="77777777" w:rsidR="00E11D91" w:rsidRPr="00E11D91" w:rsidRDefault="00E11D91" w:rsidP="00E11D91"/>
    <w:p w14:paraId="13BD72AD" w14:textId="77777777" w:rsidR="00E11D91" w:rsidRPr="00AC2B6F" w:rsidRDefault="00E11D91" w:rsidP="00E11D91">
      <w:pPr>
        <w:pStyle w:val="EndNoteBibliography"/>
        <w:rPr>
          <w:lang w:val="de-DE"/>
        </w:rPr>
      </w:pPr>
      <w:r w:rsidRPr="006D6C8F">
        <w:rPr>
          <w:noProof/>
        </w:rPr>
        <w:fldChar w:fldCharType="begin"/>
      </w:r>
      <w:r w:rsidRPr="00070F2A">
        <w:rPr>
          <w:lang w:val="en-HK"/>
        </w:rPr>
        <w:instrText xml:space="preserve"> ADDIN EN.REFLIST </w:instrText>
      </w:r>
      <w:r w:rsidRPr="006D6C8F">
        <w:rPr>
          <w:noProof/>
        </w:rPr>
        <w:fldChar w:fldCharType="separate"/>
      </w:r>
      <w:r w:rsidRPr="00070F2A">
        <w:rPr>
          <w:lang w:val="en-HK"/>
        </w:rPr>
        <w:t>1.</w:t>
      </w:r>
      <w:r w:rsidRPr="00070F2A">
        <w:rPr>
          <w:lang w:val="en-HK"/>
        </w:rPr>
        <w:tab/>
        <w:t xml:space="preserve">Mityul MI, Gilcrease-Garcia B, Mangano MD, Demertzis JL, Gunn AJ. </w:t>
      </w:r>
      <w:r w:rsidRPr="006D6C8F">
        <w:t xml:space="preserve">Radiology Reporting: Current Practices and an Introduction to Patient-Centered Opportunities for Improvement. </w:t>
      </w:r>
      <w:r w:rsidRPr="00AC2B6F">
        <w:rPr>
          <w:lang w:val="de-DE"/>
        </w:rPr>
        <w:t>AJR Am J Roentgenol. 2018;210(2):376-85.</w:t>
      </w:r>
    </w:p>
    <w:p w14:paraId="65E51C61" w14:textId="77777777" w:rsidR="00E11D91" w:rsidRPr="006D6C8F" w:rsidRDefault="00E11D91" w:rsidP="00E11D91">
      <w:pPr>
        <w:pStyle w:val="EndNoteBibliography"/>
      </w:pPr>
      <w:r w:rsidRPr="00AC2B6F">
        <w:rPr>
          <w:lang w:val="de-DE"/>
        </w:rPr>
        <w:t>2.</w:t>
      </w:r>
      <w:r w:rsidRPr="00AC2B6F">
        <w:rPr>
          <w:lang w:val="de-DE"/>
        </w:rPr>
        <w:tab/>
        <w:t xml:space="preserve">Reschke P, Booz C, Gruenewald LD, Koch V, Hohne E, Gokduman A, et al. </w:t>
      </w:r>
      <w:r w:rsidRPr="006D6C8F">
        <w:t>Rethinking radiology reports: A survey of referring physicians' perspectives. Eur J Radiol. 2025;187:112068.</w:t>
      </w:r>
    </w:p>
    <w:p w14:paraId="217EA4A9" w14:textId="77777777" w:rsidR="00E11D91" w:rsidRDefault="00E11D91" w:rsidP="00E11D91">
      <w:pPr>
        <w:pStyle w:val="EndNoteBibliography"/>
      </w:pPr>
      <w:r w:rsidRPr="006D6C8F">
        <w:t>3.</w:t>
      </w:r>
      <w:r w:rsidRPr="006D6C8F">
        <w:tab/>
        <w:t>Rogers C, Willis S, Gillard S, Chudleigh J. Patient experience of imaging reports: A systematic literature review. Ultrasound. 2023;31(3):164-75.</w:t>
      </w:r>
    </w:p>
    <w:p w14:paraId="7AFE8A54" w14:textId="77777777" w:rsidR="00FF79CE" w:rsidRPr="00FF79CE" w:rsidRDefault="00FF79CE" w:rsidP="00FF79CE">
      <w:pPr>
        <w:pStyle w:val="EndNoteBibliography"/>
        <w:rPr>
          <w:lang w:val="en-HK"/>
        </w:rPr>
      </w:pPr>
      <w:r>
        <w:t>4.</w:t>
      </w:r>
      <w:r w:rsidRPr="006D6C8F">
        <w:tab/>
      </w:r>
      <w:r w:rsidRPr="00FF79CE">
        <w:rPr>
          <w:lang w:val="en-HK"/>
        </w:rPr>
        <w:t xml:space="preserve">Davis Giardina, T., et al. “Patient access to medical records and healthcare outcomes: A systematic review.” </w:t>
      </w:r>
      <w:r w:rsidRPr="00FF79CE">
        <w:rPr>
          <w:i/>
          <w:iCs/>
          <w:lang w:val="en-HK"/>
        </w:rPr>
        <w:t>Journal of the American Medical Informatics Association</w:t>
      </w:r>
      <w:r w:rsidRPr="00FF79CE">
        <w:rPr>
          <w:lang w:val="en-HK"/>
        </w:rPr>
        <w:t xml:space="preserve">, vol. 21, no. 4, 1 July 2014, pp. 737–741, https://doi.org/10.1136/amiajnl-2013-002239. </w:t>
      </w:r>
    </w:p>
    <w:p w14:paraId="0AE7130C" w14:textId="120DA743" w:rsidR="00FF79CE" w:rsidRPr="00FF79CE" w:rsidRDefault="00FF79CE" w:rsidP="00E11D91">
      <w:pPr>
        <w:pStyle w:val="EndNoteBibliography"/>
        <w:rPr>
          <w:lang w:val="en-HK"/>
        </w:rPr>
      </w:pPr>
    </w:p>
    <w:p w14:paraId="127F9EB2" w14:textId="4E1CDF7E" w:rsidR="00E11D91" w:rsidRPr="006D6C8F" w:rsidRDefault="00FF79CE" w:rsidP="00E11D91">
      <w:pPr>
        <w:pStyle w:val="EndNoteBibliography"/>
      </w:pPr>
      <w:r>
        <w:rPr>
          <w:lang w:val="en-HK"/>
        </w:rPr>
        <w:t>5</w:t>
      </w:r>
      <w:r w:rsidR="00E11D91" w:rsidRPr="006D6C8F">
        <w:t>.</w:t>
      </w:r>
      <w:r w:rsidR="00E11D91" w:rsidRPr="006D6C8F">
        <w:tab/>
        <w:t>Wieland J, Quinn K, Stenger K, Cheng S, Acoba J. Patient Understanding of Oncologic Radiology Reports: Is Access to Electronic Medical Records Helpful? J Cancer Educ. 2023;38(3):895-9.</w:t>
      </w:r>
    </w:p>
    <w:p w14:paraId="44F7C817" w14:textId="3042CFA6" w:rsidR="00E11D91" w:rsidRPr="006D6C8F" w:rsidRDefault="00FF79CE" w:rsidP="00E11D91">
      <w:pPr>
        <w:pStyle w:val="EndNoteBibliography"/>
      </w:pPr>
      <w:r>
        <w:lastRenderedPageBreak/>
        <w:t>6</w:t>
      </w:r>
      <w:r w:rsidR="00E11D91" w:rsidRPr="006D6C8F">
        <w:t>.</w:t>
      </w:r>
      <w:r w:rsidR="00E11D91" w:rsidRPr="006D6C8F">
        <w:tab/>
        <w:t>Alarifi M, Patrick T, Jabour A, Wu M, Luo J. Understanding patient needs and gaps in radiology reports through online discussion forum analysis. Insights Imaging. 2021;12(1):50.</w:t>
      </w:r>
    </w:p>
    <w:p w14:paraId="70C3E163" w14:textId="3A03921B" w:rsidR="00E11D91" w:rsidRPr="006D6C8F" w:rsidRDefault="00FF79CE" w:rsidP="00E11D91">
      <w:pPr>
        <w:pStyle w:val="EndNoteBibliography"/>
      </w:pPr>
      <w:r>
        <w:t>7</w:t>
      </w:r>
      <w:r w:rsidR="00E11D91" w:rsidRPr="006D6C8F">
        <w:t>.</w:t>
      </w:r>
      <w:r w:rsidR="00E11D91" w:rsidRPr="006D6C8F">
        <w:tab/>
        <w:t>Cook TS, Oh SC, Kahn CE, Jr. Patients' Use and Evaluation of an Online System to Annotate Radiology Reports with Lay Language Definitions. Acad Radiol. 2017;24(9):1169-74.</w:t>
      </w:r>
    </w:p>
    <w:p w14:paraId="25AA744C" w14:textId="0DE77B9D" w:rsidR="00E11D91" w:rsidRPr="006D6C8F" w:rsidRDefault="00FF79CE" w:rsidP="00E11D91">
      <w:pPr>
        <w:pStyle w:val="EndNoteBibliography"/>
      </w:pPr>
      <w:r>
        <w:t>8</w:t>
      </w:r>
      <w:r w:rsidR="00E11D91" w:rsidRPr="006D6C8F">
        <w:t>.</w:t>
      </w:r>
      <w:r w:rsidR="00E11D91" w:rsidRPr="006D6C8F">
        <w:tab/>
        <w:t>Kemp J, Short R, Bryant S, Sample L, Befera N. Patient-Friendly Radiology Reporting-Implementation and Outcomes. J Am Coll Radiol. 2022;19(2 Pt B):377-83.</w:t>
      </w:r>
    </w:p>
    <w:p w14:paraId="173C5FA7" w14:textId="6C3AC65B" w:rsidR="00E11D91" w:rsidRPr="006D6C8F" w:rsidRDefault="00FF79CE" w:rsidP="00E11D91">
      <w:pPr>
        <w:pStyle w:val="EndNoteBibliography"/>
      </w:pPr>
      <w:r>
        <w:t>9</w:t>
      </w:r>
      <w:r w:rsidR="00E11D91" w:rsidRPr="006D6C8F">
        <w:t>.</w:t>
      </w:r>
      <w:r w:rsidR="00E11D91" w:rsidRPr="006D6C8F">
        <w:tab/>
        <w:t>Huisman M, Hannink G. The AI Generalization Gap: One Size Does Not Fit All. Radiol Artif Intell. 2023;5(5):e230246.</w:t>
      </w:r>
    </w:p>
    <w:p w14:paraId="022E4D8F" w14:textId="5B77F46D" w:rsidR="00E11D91" w:rsidRPr="00E11D91" w:rsidRDefault="00FF79CE" w:rsidP="00E11D91">
      <w:pPr>
        <w:pStyle w:val="EndNoteBibliography"/>
        <w:rPr>
          <w:lang w:val="en-HK"/>
        </w:rPr>
      </w:pPr>
      <w:r>
        <w:t>10</w:t>
      </w:r>
      <w:r w:rsidR="00E11D91" w:rsidRPr="006D6C8F">
        <w:t>.</w:t>
      </w:r>
      <w:r w:rsidR="00E11D91" w:rsidRPr="006D6C8F">
        <w:tab/>
      </w:r>
      <w:r w:rsidR="00E11D91" w:rsidRPr="00E11D91">
        <w:rPr>
          <w:lang w:val="en-HK"/>
        </w:rPr>
        <w:t xml:space="preserve">Balas, Michael, et al. “Translating ophthalmic medical jargon with artificial intelligence: A comparative comprehension study.” </w:t>
      </w:r>
      <w:r w:rsidR="00E11D91" w:rsidRPr="00E11D91">
        <w:rPr>
          <w:i/>
          <w:iCs/>
          <w:lang w:val="en-HK"/>
        </w:rPr>
        <w:t>Canadian Journal of Ophthalmology</w:t>
      </w:r>
      <w:r w:rsidR="00E11D91" w:rsidRPr="00E11D91">
        <w:rPr>
          <w:lang w:val="en-HK"/>
        </w:rPr>
        <w:t xml:space="preserve">, vol. 60, no. 4, Aug. 2025, https://doi.org/10.1016/j.jcjo.2024.11.003. </w:t>
      </w:r>
    </w:p>
    <w:p w14:paraId="456209CA" w14:textId="37127534" w:rsidR="00E11D91" w:rsidRPr="006D6C8F" w:rsidRDefault="00E11D91" w:rsidP="00E11D91">
      <w:pPr>
        <w:pStyle w:val="EndNoteBibliography"/>
      </w:pPr>
      <w:r w:rsidRPr="006D6C8F">
        <w:t>1</w:t>
      </w:r>
      <w:r w:rsidR="00FF79CE">
        <w:t>1</w:t>
      </w:r>
      <w:r w:rsidRPr="006D6C8F">
        <w:t>.</w:t>
      </w:r>
      <w:r w:rsidRPr="006D6C8F">
        <w:tab/>
        <w:t>Amin KS, Davis MA, Naderi A, Forman HP. Release of complex imaging reports to patients, do radiologists trust AI to help? Curr Probl Diagn Radiol. 2025;54(2):147-50.</w:t>
      </w:r>
    </w:p>
    <w:p w14:paraId="5D1E75FB" w14:textId="2A3E4FD9" w:rsidR="00E11D91" w:rsidRPr="006D6C8F" w:rsidRDefault="00E11D91" w:rsidP="00E11D91">
      <w:pPr>
        <w:pStyle w:val="EndNoteBibliography"/>
      </w:pPr>
      <w:r w:rsidRPr="006D6C8F">
        <w:t>1</w:t>
      </w:r>
      <w:r w:rsidR="00FF79CE">
        <w:t>2</w:t>
      </w:r>
      <w:r w:rsidRPr="006D6C8F">
        <w:t>.</w:t>
      </w:r>
      <w:r w:rsidRPr="006D6C8F">
        <w:tab/>
        <w:t>Busch F, Hoffmann L, Xu L, Zhang LJ, Hu B, Garcia-Juarez I, et al. Multinational Attitudes Toward AI in Health Care and Diagnostics Among Hospital Patients. JAMA Netw Open. 2025;8(6):e2514452.</w:t>
      </w:r>
    </w:p>
    <w:p w14:paraId="74A108BB" w14:textId="52DA84E6" w:rsidR="00E11D91" w:rsidRPr="006D6C8F" w:rsidRDefault="00E11D91" w:rsidP="00E11D91">
      <w:pPr>
        <w:pStyle w:val="EndNoteBibliography"/>
      </w:pPr>
      <w:r w:rsidRPr="006D6C8F">
        <w:t>1</w:t>
      </w:r>
      <w:r w:rsidR="00FF79CE">
        <w:t>3</w:t>
      </w:r>
      <w:r w:rsidRPr="006D6C8F">
        <w:t>.</w:t>
      </w:r>
      <w:r w:rsidRPr="006D6C8F">
        <w:tab/>
        <w:t>Herwald SE, Shah P, Johnston A, Olsen C, Delbrouck JB, Langlotz CP. RadGPT: A System Based on a Large Language Model That Generates Sets of Patient-Centered Materials to Explain Radiology Report Information. J Am Coll Radiol. 2025;22(9):1050-9.</w:t>
      </w:r>
    </w:p>
    <w:p w14:paraId="60D8D303" w14:textId="5D0A945D" w:rsidR="00E11D91" w:rsidRPr="006D6C8F" w:rsidRDefault="00E11D91" w:rsidP="00E11D91">
      <w:pPr>
        <w:pStyle w:val="EndNoteBibliography"/>
      </w:pPr>
      <w:r w:rsidRPr="006D6C8F">
        <w:t>1</w:t>
      </w:r>
      <w:r w:rsidR="00FF79CE">
        <w:t>4</w:t>
      </w:r>
      <w:r w:rsidRPr="006D6C8F">
        <w:t>.</w:t>
      </w:r>
      <w:r w:rsidRPr="006D6C8F">
        <w:tab/>
        <w:t>Dijkman EM, Ter Brake WWM, Drossaert CHC, Doggen CJM. Assessment Tools for Measuring Health Literacy and Digital Health Literacy in a Hospital Setting: A Scoping Review. Healthcare (Basel). 2023;12(1).</w:t>
      </w:r>
    </w:p>
    <w:p w14:paraId="7923F546" w14:textId="77777777" w:rsidR="00E11D91" w:rsidRPr="005A0B70" w:rsidRDefault="00E11D91" w:rsidP="00E11D91">
      <w:pPr>
        <w:pStyle w:val="EndnoteText"/>
        <w:rPr>
          <w:lang w:val="en-US"/>
        </w:rPr>
      </w:pPr>
      <w:r w:rsidRPr="006D6C8F">
        <w:fldChar w:fldCharType="end"/>
      </w:r>
    </w:p>
    <w:p w14:paraId="24E63133" w14:textId="77777777" w:rsidR="00E11D91" w:rsidRPr="00E11D91" w:rsidRDefault="00E11D91" w:rsidP="00E11D91"/>
    <w:sectPr w:rsidR="00E11D91" w:rsidRPr="00E11D91">
      <w:footnotePr>
        <w:pos w:val="beneathText"/>
        <w:numFmt w:val="lowerRoman"/>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Keith Wan Hang Chiu" w:date="2025-10-02T23:07:00Z" w:initials="KC">
    <w:p w14:paraId="09EC35D1" w14:textId="77777777" w:rsidR="0046155C" w:rsidRDefault="0046155C" w:rsidP="0046155C">
      <w:pPr>
        <w:pStyle w:val="CommentText"/>
      </w:pPr>
      <w:r>
        <w:rPr>
          <w:rStyle w:val="CommentReference"/>
        </w:rPr>
        <w:annotationRef/>
      </w:r>
      <w:r>
        <w:t xml:space="preserve">I’ve put you there because I don’t want to get everyone in HKU to sign this to save time. </w:t>
      </w:r>
    </w:p>
  </w:comment>
  <w:comment w:id="71" w:author="William Cho" w:date="2025-10-04T13:09:00Z" w:initials="WC">
    <w:p w14:paraId="71BA35E8" w14:textId="13DD21E4" w:rsidR="00A232C9" w:rsidRDefault="00A232C9">
      <w:pPr>
        <w:pStyle w:val="CommentText"/>
      </w:pPr>
      <w:r>
        <w:rPr>
          <w:rStyle w:val="CommentReference"/>
        </w:rPr>
        <w:annotationRef/>
      </w:r>
      <w:r>
        <w:t xml:space="preserve">These can put at </w:t>
      </w:r>
      <w:r w:rsidR="0040115C">
        <w:t xml:space="preserve">the </w:t>
      </w:r>
      <w:r>
        <w:t>footnote</w:t>
      </w:r>
    </w:p>
  </w:comment>
  <w:comment w:id="390" w:author="William Cho" w:date="2025-10-04T13:24:00Z" w:initials="WC">
    <w:p w14:paraId="4A65841C" w14:textId="79999097" w:rsidR="002D39F4" w:rsidRDefault="002D39F4">
      <w:pPr>
        <w:pStyle w:val="CommentText"/>
      </w:pPr>
      <w:r>
        <w:rPr>
          <w:rStyle w:val="CommentReference"/>
        </w:rPr>
        <w:annotationRef/>
      </w:r>
      <w:r>
        <w:t>Please align the format of citing references, then with full stop.</w:t>
      </w:r>
    </w:p>
  </w:comment>
  <w:comment w:id="414" w:author="William Cho" w:date="2025-10-04T13:10:00Z" w:initials="WC">
    <w:p w14:paraId="22F705BB" w14:textId="5B8091BE" w:rsidR="00A232C9" w:rsidRDefault="00A232C9">
      <w:pPr>
        <w:pStyle w:val="CommentText"/>
      </w:pPr>
      <w:r>
        <w:rPr>
          <w:rStyle w:val="CommentReference"/>
        </w:rPr>
        <w:annotationRef/>
      </w:r>
      <w:r>
        <w:t>This can be put at the M&amp;M section</w:t>
      </w:r>
    </w:p>
  </w:comment>
  <w:comment w:id="464" w:author="William Cho" w:date="2025-10-04T13:27:00Z" w:initials="WC">
    <w:p w14:paraId="2F0BB55C" w14:textId="64782381" w:rsidR="002D39F4" w:rsidRDefault="002D39F4">
      <w:pPr>
        <w:pStyle w:val="CommentText"/>
      </w:pPr>
      <w:r>
        <w:rPr>
          <w:rStyle w:val="CommentReference"/>
        </w:rPr>
        <w:annotationRef/>
      </w:r>
      <w:r>
        <w:t xml:space="preserve">Future work may expand from HK to </w:t>
      </w:r>
      <w:r w:rsidR="002D2F1E">
        <w:t>more regions/countries</w:t>
      </w:r>
    </w:p>
  </w:comment>
  <w:comment w:id="493" w:author="William Cho" w:date="2025-10-04T13:36:00Z" w:initials="WC">
    <w:p w14:paraId="638724F7" w14:textId="226A7B4C" w:rsidR="001E6074" w:rsidRDefault="001E6074">
      <w:pPr>
        <w:pStyle w:val="CommentText"/>
      </w:pPr>
      <w:r>
        <w:rPr>
          <w:rStyle w:val="CommentReference"/>
        </w:rPr>
        <w:annotationRef/>
      </w:r>
      <w:r>
        <w:t xml:space="preserve">In applying the REC, sample size </w:t>
      </w:r>
      <w:r w:rsidR="0040115C">
        <w:t>needs</w:t>
      </w:r>
      <w:r>
        <w:t xml:space="preserve"> to be justified.</w:t>
      </w:r>
    </w:p>
  </w:comment>
  <w:comment w:id="494" w:author="Keith Wan Hang Chiu" w:date="2025-10-04T21:02:00Z" w:initials="KC">
    <w:p w14:paraId="1F1E2C93" w14:textId="77777777" w:rsidR="005E4283" w:rsidRDefault="005E4283" w:rsidP="005E4283">
      <w:pPr>
        <w:pStyle w:val="CommentText"/>
      </w:pPr>
      <w:r>
        <w:rPr>
          <w:rStyle w:val="CommentReference"/>
        </w:rPr>
        <w:annotationRef/>
      </w:r>
      <w:r>
        <w:t>See below</w:t>
      </w:r>
    </w:p>
  </w:comment>
  <w:comment w:id="498" w:author="William Cho" w:date="2025-10-04T13:36:00Z" w:initials="WC">
    <w:p w14:paraId="4CBDB417" w14:textId="77777777" w:rsidR="002602A2" w:rsidRDefault="002602A2" w:rsidP="002602A2">
      <w:pPr>
        <w:pStyle w:val="CommentText"/>
      </w:pPr>
      <w:r>
        <w:rPr>
          <w:rStyle w:val="CommentReference"/>
        </w:rPr>
        <w:annotationRef/>
      </w:r>
      <w:r>
        <w:t>In applying the REC, sample size needs to be justified.</w:t>
      </w:r>
    </w:p>
  </w:comment>
  <w:comment w:id="499" w:author="Keith Wan Hang Chiu" w:date="2025-10-04T21:02:00Z" w:initials="KC">
    <w:p w14:paraId="24B2AACD" w14:textId="77777777" w:rsidR="002602A2" w:rsidRDefault="002602A2" w:rsidP="002602A2">
      <w:pPr>
        <w:pStyle w:val="CommentText"/>
      </w:pPr>
      <w:r>
        <w:rPr>
          <w:rStyle w:val="CommentReference"/>
        </w:rPr>
        <w:annotationRef/>
      </w:r>
      <w:r>
        <w:t>See below</w:t>
      </w:r>
    </w:p>
  </w:comment>
  <w:comment w:id="504" w:author="William Cho" w:date="2025-10-04T13:29:00Z" w:initials="WC">
    <w:p w14:paraId="23D99AAD" w14:textId="076B4F87" w:rsidR="002D2F1E" w:rsidRDefault="002D2F1E">
      <w:pPr>
        <w:pStyle w:val="CommentText"/>
      </w:pPr>
      <w:r>
        <w:rPr>
          <w:rStyle w:val="CommentReference"/>
        </w:rPr>
        <w:annotationRef/>
      </w:r>
      <w:r>
        <w:t>Original is English</w:t>
      </w:r>
    </w:p>
  </w:comment>
  <w:comment w:id="505" w:author="William Cho" w:date="2025-10-04T13:49:00Z" w:initials="WC">
    <w:p w14:paraId="13C71F99" w14:textId="704DAA7F" w:rsidR="00845F81" w:rsidRDefault="00845F81" w:rsidP="00845F81">
      <w:pPr>
        <w:pStyle w:val="CommentText"/>
      </w:pPr>
      <w:r>
        <w:rPr>
          <w:rStyle w:val="CommentReference"/>
        </w:rPr>
        <w:annotationRef/>
      </w:r>
      <w:r>
        <w:t>Clearly define the control groups for the evaluation phase. For example:</w:t>
      </w:r>
    </w:p>
    <w:p w14:paraId="69D09440" w14:textId="77777777" w:rsidR="00845F81" w:rsidRDefault="00845F81" w:rsidP="00845F81">
      <w:pPr>
        <w:pStyle w:val="CommentText"/>
      </w:pPr>
      <w:r>
        <w:t>Control A: Original Standard Report (English).</w:t>
      </w:r>
    </w:p>
    <w:p w14:paraId="4838C02B" w14:textId="77777777" w:rsidR="00845F81" w:rsidRDefault="00845F81" w:rsidP="00845F81">
      <w:pPr>
        <w:pStyle w:val="CommentText"/>
      </w:pPr>
      <w:r>
        <w:t>Control B: Generic AI Translation (into patient's language, no personalization).</w:t>
      </w:r>
    </w:p>
    <w:p w14:paraId="2CB5F523" w14:textId="12AEA426" w:rsidR="00845F81" w:rsidRDefault="00845F81" w:rsidP="00845F81">
      <w:pPr>
        <w:pStyle w:val="CommentText"/>
      </w:pPr>
      <w:r>
        <w:t>Intervention: Personalized AI Report (using EHR data as context). A flow diagram for illustration if available.</w:t>
      </w:r>
    </w:p>
  </w:comment>
  <w:comment w:id="518" w:author="William Cho" w:date="2025-10-04T13:30:00Z" w:initials="WC">
    <w:p w14:paraId="3817F4EE" w14:textId="03ABA26B" w:rsidR="002D2F1E" w:rsidRDefault="002D2F1E">
      <w:pPr>
        <w:pStyle w:val="CommentText"/>
      </w:pPr>
      <w:r>
        <w:rPr>
          <w:rStyle w:val="CommentReference"/>
        </w:rPr>
        <w:annotationRef/>
      </w:r>
      <w:r>
        <w:t>A robust questionnaire is needed in place for this evaluation, which is a prospective study design.</w:t>
      </w:r>
    </w:p>
  </w:comment>
  <w:comment w:id="530" w:author="William Cho" w:date="2025-10-04T13:31:00Z" w:initials="WC">
    <w:p w14:paraId="47A949A7" w14:textId="4B87A29B" w:rsidR="002D2F1E" w:rsidRDefault="002D2F1E">
      <w:pPr>
        <w:pStyle w:val="CommentText"/>
      </w:pPr>
      <w:r>
        <w:rPr>
          <w:rStyle w:val="CommentReference"/>
        </w:rPr>
        <w:annotationRef/>
      </w:r>
      <w:r>
        <w:t>Usually, we need to write the age, e.g. over 18 years, without mental illness, can read Chinese and English, etc.</w:t>
      </w:r>
    </w:p>
  </w:comment>
  <w:comment w:id="624" w:author="Keith Wan Hang Chiu" w:date="2025-10-04T22:50:00Z" w:initials="KC">
    <w:p w14:paraId="5E16F88A" w14:textId="77777777" w:rsidR="00A041A3" w:rsidRDefault="00A041A3" w:rsidP="00A041A3">
      <w:pPr>
        <w:pStyle w:val="CommentText"/>
      </w:pPr>
      <w:r>
        <w:rPr>
          <w:rStyle w:val="CommentReference"/>
        </w:rPr>
        <w:annotationRef/>
      </w:r>
      <w:r>
        <w:t xml:space="preserve">This part I am really struggling. Please help. I can’t find any good fine tuning papers where a reasonable dataset can achieve what we want. </w:t>
      </w:r>
    </w:p>
  </w:comment>
  <w:comment w:id="655" w:author="Keith Wan Hang Chiu" w:date="2025-10-04T23:34:00Z" w:initials="KC">
    <w:p w14:paraId="297F1B49" w14:textId="77777777" w:rsidR="004B6753" w:rsidRDefault="004B6753" w:rsidP="004B6753">
      <w:pPr>
        <w:pStyle w:val="CommentText"/>
      </w:pPr>
      <w:r>
        <w:rPr>
          <w:rStyle w:val="CommentReference"/>
        </w:rPr>
        <w:annotationRef/>
      </w:r>
      <w:hyperlink r:id="rId1" w:history="1">
        <w:r w:rsidRPr="002946FB">
          <w:rPr>
            <w:rStyle w:val="Hyperlink"/>
          </w:rPr>
          <w:t>https://www.ejradiology.com/article/S0720-048X(25)00197-4/fulltext</w:t>
        </w:r>
      </w:hyperlink>
    </w:p>
  </w:comment>
  <w:comment w:id="656" w:author="Sin Yu Joanne Hui" w:date="2025-10-06T01:35:00Z" w:initials="SH">
    <w:p w14:paraId="364DEC1A" w14:textId="77777777" w:rsidR="00B45AF2" w:rsidRDefault="00B45AF2" w:rsidP="00B45AF2">
      <w:r>
        <w:rPr>
          <w:rStyle w:val="CommentReference"/>
        </w:rPr>
        <w:annotationRef/>
      </w:r>
      <w:hyperlink r:id="rId2" w:history="1">
        <w:r w:rsidRPr="00892193">
          <w:rPr>
            <w:rStyle w:val="Hyperlink"/>
            <w:sz w:val="20"/>
            <w:szCs w:val="20"/>
          </w:rPr>
          <w:t>https://www.bmj.com/content/384/bmj-2023-074821.full</w:t>
        </w:r>
      </w:hyperlink>
    </w:p>
    <w:p w14:paraId="66678267" w14:textId="77777777" w:rsidR="00B45AF2" w:rsidRDefault="00B45AF2" w:rsidP="00B45AF2"/>
    <w:p w14:paraId="2C0284E8" w14:textId="77777777" w:rsidR="00B45AF2" w:rsidRDefault="00B45AF2" w:rsidP="00B45AF2">
      <w:r>
        <w:rPr>
          <w:sz w:val="20"/>
          <w:szCs w:val="20"/>
        </w:rPr>
        <w:t>perhaps this would provide another way to calculate the sample size needed. We need to determine the proportion of variance and desired precision we want</w:t>
      </w:r>
    </w:p>
    <w:p w14:paraId="2FE570B5" w14:textId="77777777" w:rsidR="00B45AF2" w:rsidRDefault="00B45AF2" w:rsidP="00B45AF2"/>
  </w:comment>
  <w:comment w:id="719" w:author="William Cho" w:date="2025-10-04T13:33:00Z" w:initials="WC">
    <w:p w14:paraId="6465B0D9" w14:textId="71006F49" w:rsidR="002D2F1E" w:rsidRDefault="002D2F1E">
      <w:pPr>
        <w:pStyle w:val="CommentText"/>
      </w:pPr>
      <w:r>
        <w:rPr>
          <w:rStyle w:val="CommentReference"/>
        </w:rPr>
        <w:annotationRef/>
      </w:r>
      <w:r>
        <w:t xml:space="preserve">Patient consent forms </w:t>
      </w:r>
      <w:r w:rsidR="0040115C">
        <w:t>are</w:t>
      </w:r>
      <w:r>
        <w:t xml:space="preserve"> needed for the prospective study, yet as Keith suggested, we put this in later study.</w:t>
      </w:r>
    </w:p>
  </w:comment>
  <w:comment w:id="789" w:author="William Cho" w:date="2025-10-04T13:51:00Z" w:initials="WC">
    <w:p w14:paraId="6EE77909" w14:textId="434E3E61" w:rsidR="00845F81" w:rsidRDefault="00845F81" w:rsidP="00845F81">
      <w:pPr>
        <w:pStyle w:val="CommentText"/>
      </w:pPr>
      <w:r>
        <w:rPr>
          <w:rStyle w:val="CommentReference"/>
        </w:rPr>
        <w:annotationRef/>
      </w:r>
      <w:r>
        <w:t>Flesch-Kincaid was designed for English and is a poor indicator of true comprehension, especially for medical text and in Chinese languages.  Thus, for the readability, use Flesch-Kincaid for English, but also consider multi-faceted evaluation, e.g. language-specific metrics for Chinese.</w:t>
      </w:r>
    </w:p>
  </w:comment>
  <w:comment w:id="790" w:author="Sin Yu Joanne Hui" w:date="2025-10-06T00:50:00Z" w:initials="SH">
    <w:p w14:paraId="066B3E22" w14:textId="77777777" w:rsidR="00E95A8E" w:rsidRDefault="00E95A8E" w:rsidP="00E95A8E">
      <w:r>
        <w:rPr>
          <w:rStyle w:val="CommentReference"/>
        </w:rPr>
        <w:annotationRef/>
      </w:r>
      <w:hyperlink r:id="rId3" w:history="1">
        <w:r w:rsidRPr="00A70B95">
          <w:rPr>
            <w:rStyle w:val="Hyperlink"/>
            <w:sz w:val="20"/>
            <w:szCs w:val="20"/>
          </w:rPr>
          <w:t>https://scholars.cityu.edu.hk/ws/portalfiles/portal/93419318/83343960.pdf</w:t>
        </w:r>
      </w:hyperlink>
    </w:p>
  </w:comment>
  <w:comment w:id="791" w:author="Sin Yu Joanne Hui" w:date="2025-10-06T00:51:00Z" w:initials="SH">
    <w:p w14:paraId="161865F2" w14:textId="77777777" w:rsidR="00E95A8E" w:rsidRDefault="00E95A8E" w:rsidP="00E95A8E">
      <w:r>
        <w:rPr>
          <w:rStyle w:val="CommentReference"/>
        </w:rPr>
        <w:annotationRef/>
      </w:r>
      <w:r>
        <w:rPr>
          <w:sz w:val="20"/>
          <w:szCs w:val="20"/>
        </w:rPr>
        <w:t>found one standardised test for chinese including traditional chinese (developed by taiwanese)</w:t>
      </w:r>
    </w:p>
    <w:p w14:paraId="28722455" w14:textId="77777777" w:rsidR="00E95A8E" w:rsidRDefault="00E95A8E" w:rsidP="00E95A8E"/>
  </w:comment>
  <w:comment w:id="862" w:author="William Cho" w:date="2025-10-04T13:59:00Z" w:initials="WC">
    <w:p w14:paraId="66FFA687" w14:textId="77141853" w:rsidR="00845F81" w:rsidRDefault="00845F81">
      <w:pPr>
        <w:pStyle w:val="CommentText"/>
      </w:pPr>
      <w:r>
        <w:rPr>
          <w:rStyle w:val="CommentReference"/>
        </w:rPr>
        <w:annotationRef/>
      </w:r>
      <w:r w:rsidRPr="00845F81">
        <w:t>The primary outcome is described as building a "validated AI algorithm." This is the goal of the project, not a measurable outcome. The measurable outcome is the demonstration of its superiority</w:t>
      </w:r>
      <w:r w:rsidR="0040115C">
        <w:t xml:space="preserve"> and quantifiable.</w:t>
      </w:r>
    </w:p>
  </w:comment>
  <w:comment w:id="890" w:author="William Cho" w:date="2025-10-04T13:58:00Z" w:initials="WC">
    <w:p w14:paraId="17CCB0A5" w14:textId="44E8CCCD" w:rsidR="00845F81" w:rsidRDefault="00845F81">
      <w:pPr>
        <w:pStyle w:val="CommentText"/>
      </w:pPr>
      <w:r>
        <w:rPr>
          <w:rStyle w:val="CommentReference"/>
        </w:rPr>
        <w:annotationRef/>
      </w:r>
      <w:r w:rsidRPr="00845F81">
        <w:t>Briefly mention the planned technical approach. For example: "The selected base LLM will be fine-tuned on a curated dataset of standard radiology reports paired with expert-generated lay summaries. A prompt-engineering framework will be developed to incorporate structured EHR data to condition the model's output."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EC35D1" w15:done="0"/>
  <w15:commentEx w15:paraId="71BA35E8" w15:done="0"/>
  <w15:commentEx w15:paraId="4A65841C" w15:done="0"/>
  <w15:commentEx w15:paraId="22F705BB" w15:done="0"/>
  <w15:commentEx w15:paraId="2F0BB55C" w15:done="0"/>
  <w15:commentEx w15:paraId="638724F7" w15:done="0"/>
  <w15:commentEx w15:paraId="1F1E2C93" w15:paraIdParent="638724F7" w15:done="0"/>
  <w15:commentEx w15:paraId="4CBDB417" w15:done="0"/>
  <w15:commentEx w15:paraId="24B2AACD" w15:paraIdParent="4CBDB417" w15:done="0"/>
  <w15:commentEx w15:paraId="23D99AAD" w15:done="0"/>
  <w15:commentEx w15:paraId="2CB5F523" w15:done="0"/>
  <w15:commentEx w15:paraId="3817F4EE" w15:done="0"/>
  <w15:commentEx w15:paraId="47A949A7" w15:done="0"/>
  <w15:commentEx w15:paraId="5E16F88A" w15:done="0"/>
  <w15:commentEx w15:paraId="297F1B49" w15:done="0"/>
  <w15:commentEx w15:paraId="2FE570B5" w15:paraIdParent="297F1B49" w15:done="0"/>
  <w15:commentEx w15:paraId="6465B0D9" w15:done="0"/>
  <w15:commentEx w15:paraId="6EE77909" w15:done="0"/>
  <w15:commentEx w15:paraId="066B3E22" w15:paraIdParent="6EE77909" w15:done="0"/>
  <w15:commentEx w15:paraId="28722455" w15:paraIdParent="6EE77909" w15:done="0"/>
  <w15:commentEx w15:paraId="66FFA687" w15:done="0"/>
  <w15:commentEx w15:paraId="17CCB0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50BFCA" w16cex:dateUtc="2025-10-02T15:07:00Z"/>
  <w16cex:commentExtensible w16cex:durableId="76D0BDAC" w16cex:dateUtc="2025-10-04T05:09:00Z"/>
  <w16cex:commentExtensible w16cex:durableId="7CA3EB5D" w16cex:dateUtc="2025-10-04T05:24:00Z">
    <w16cex:extLst>
      <w16:ext w16:uri="{CE6994B0-6A32-4C9F-8C6B-6E91EDA988CE}">
        <cr:reactions xmlns:cr="http://schemas.microsoft.com/office/comments/2020/reactions">
          <cr:reaction reactionType="1">
            <cr:reactionInfo dateUtc="2025-10-05T16:02:56Z">
              <cr:user userId="2968ef1ce6dca9c5" userProvider="Windows Live" userName="Sin Yu Joanne Hui"/>
            </cr:reactionInfo>
          </cr:reaction>
        </cr:reactions>
      </w16:ext>
    </w16cex:extLst>
  </w16cex:commentExtensible>
  <w16cex:commentExtensible w16cex:durableId="05DB5513" w16cex:dateUtc="2025-10-04T05:10:00Z"/>
  <w16cex:commentExtensible w16cex:durableId="693FCB11" w16cex:dateUtc="2025-10-04T05:27:00Z"/>
  <w16cex:commentExtensible w16cex:durableId="39EFC65E" w16cex:dateUtc="2025-10-04T05:36:00Z"/>
  <w16cex:commentExtensible w16cex:durableId="46A0521E" w16cex:dateUtc="2025-10-04T13:02:00Z"/>
  <w16cex:commentExtensible w16cex:durableId="770F896E" w16cex:dateUtc="2025-10-04T05:36:00Z"/>
  <w16cex:commentExtensible w16cex:durableId="167F106C" w16cex:dateUtc="2025-10-04T13:02:00Z"/>
  <w16cex:commentExtensible w16cex:durableId="31FE3E1F" w16cex:dateUtc="2025-10-04T05:29:00Z"/>
  <w16cex:commentExtensible w16cex:durableId="2898BA10" w16cex:dateUtc="2025-10-04T05:49:00Z"/>
  <w16cex:commentExtensible w16cex:durableId="1796456C" w16cex:dateUtc="2025-10-04T05:30:00Z"/>
  <w16cex:commentExtensible w16cex:durableId="535FF083" w16cex:dateUtc="2025-10-04T05:31:00Z"/>
  <w16cex:commentExtensible w16cex:durableId="128D3189" w16cex:dateUtc="2025-10-04T14:50:00Z"/>
  <w16cex:commentExtensible w16cex:durableId="0FDADB52" w16cex:dateUtc="2025-10-04T15:34:00Z"/>
  <w16cex:commentExtensible w16cex:durableId="7AA84171" w16cex:dateUtc="2025-10-05T17:35:00Z"/>
  <w16cex:commentExtensible w16cex:durableId="5795DE15" w16cex:dateUtc="2025-10-04T05:33:00Z"/>
  <w16cex:commentExtensible w16cex:durableId="2E40896C" w16cex:dateUtc="2025-10-04T05:51:00Z"/>
  <w16cex:commentExtensible w16cex:durableId="00603AB7" w16cex:dateUtc="2025-10-05T16:50:00Z"/>
  <w16cex:commentExtensible w16cex:durableId="2711B77C" w16cex:dateUtc="2025-10-05T16:51:00Z"/>
  <w16cex:commentExtensible w16cex:durableId="32B77B05" w16cex:dateUtc="2025-10-04T05:59:00Z"/>
  <w16cex:commentExtensible w16cex:durableId="7455074E" w16cex:dateUtc="2025-10-04T0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EC35D1" w16cid:durableId="0D50BFCA"/>
  <w16cid:commentId w16cid:paraId="71BA35E8" w16cid:durableId="76D0BDAC"/>
  <w16cid:commentId w16cid:paraId="4A65841C" w16cid:durableId="7CA3EB5D"/>
  <w16cid:commentId w16cid:paraId="22F705BB" w16cid:durableId="05DB5513"/>
  <w16cid:commentId w16cid:paraId="2F0BB55C" w16cid:durableId="693FCB11"/>
  <w16cid:commentId w16cid:paraId="638724F7" w16cid:durableId="39EFC65E"/>
  <w16cid:commentId w16cid:paraId="1F1E2C93" w16cid:durableId="46A0521E"/>
  <w16cid:commentId w16cid:paraId="4CBDB417" w16cid:durableId="770F896E"/>
  <w16cid:commentId w16cid:paraId="24B2AACD" w16cid:durableId="167F106C"/>
  <w16cid:commentId w16cid:paraId="23D99AAD" w16cid:durableId="31FE3E1F"/>
  <w16cid:commentId w16cid:paraId="2CB5F523" w16cid:durableId="2898BA10"/>
  <w16cid:commentId w16cid:paraId="3817F4EE" w16cid:durableId="1796456C"/>
  <w16cid:commentId w16cid:paraId="47A949A7" w16cid:durableId="535FF083"/>
  <w16cid:commentId w16cid:paraId="5E16F88A" w16cid:durableId="128D3189"/>
  <w16cid:commentId w16cid:paraId="297F1B49" w16cid:durableId="0FDADB52"/>
  <w16cid:commentId w16cid:paraId="2FE570B5" w16cid:durableId="7AA84171"/>
  <w16cid:commentId w16cid:paraId="6465B0D9" w16cid:durableId="5795DE15"/>
  <w16cid:commentId w16cid:paraId="6EE77909" w16cid:durableId="2E40896C"/>
  <w16cid:commentId w16cid:paraId="066B3E22" w16cid:durableId="00603AB7"/>
  <w16cid:commentId w16cid:paraId="28722455" w16cid:durableId="2711B77C"/>
  <w16cid:commentId w16cid:paraId="66FFA687" w16cid:durableId="32B77B05"/>
  <w16cid:commentId w16cid:paraId="17CCB0A5" w16cid:durableId="745507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EF54C" w14:textId="77777777" w:rsidR="005D15F0" w:rsidRDefault="005D15F0">
      <w:r>
        <w:separator/>
      </w:r>
    </w:p>
  </w:endnote>
  <w:endnote w:type="continuationSeparator" w:id="0">
    <w:p w14:paraId="0670565B" w14:textId="77777777" w:rsidR="005D15F0" w:rsidRDefault="005D15F0">
      <w:r>
        <w:continuationSeparator/>
      </w:r>
    </w:p>
  </w:endnote>
  <w:endnote w:type="continuationNotice" w:id="1">
    <w:p w14:paraId="031CC979" w14:textId="77777777" w:rsidR="005D15F0" w:rsidRDefault="005D15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Univers">
    <w:panose1 w:val="020B0503020202020204"/>
    <w:charset w:val="00"/>
    <w:family w:val="swiss"/>
    <w:pitch w:val="variable"/>
    <w:sig w:usb0="80000287" w:usb1="00000000" w:usb2="00000000" w:usb3="00000000" w:csb0="0000000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Che">
    <w:panose1 w:val="02030609000101010101"/>
    <w:charset w:val="81"/>
    <w:family w:val="moder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Franklin Gothic Book">
    <w:panose1 w:val="020B05030201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DFKai-SB">
    <w:panose1 w:val="020B0604020202020204"/>
    <w:charset w:val="88"/>
    <w:family w:val="script"/>
    <w:pitch w:val="fixed"/>
    <w:sig w:usb0="00000003" w:usb1="080E0000" w:usb2="00000016" w:usb3="00000000" w:csb0="00100001"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D7D27" w14:textId="1DAC1D1A" w:rsidR="002B1CA4" w:rsidRDefault="002B1CA4">
    <w:pPr>
      <w:pStyle w:val="Footer"/>
      <w:framePr w:wrap="auto" w:vAnchor="text" w:hAnchor="margin" w:xAlign="center" w:y="1"/>
      <w:rPr>
        <w:noProof/>
        <w:color w:val="000000" w:themeColor="text1"/>
        <w:lang w:eastAsia="zh-TW"/>
      </w:rPr>
    </w:pPr>
    <w:r>
      <w:rPr>
        <w:rStyle w:val="PageNumber"/>
      </w:rPr>
      <w:fldChar w:fldCharType="begin"/>
    </w:r>
    <w:r>
      <w:rPr>
        <w:rStyle w:val="PageNumber"/>
      </w:rPr>
      <w:instrText xml:space="preserve">PAGE  </w:instrText>
    </w:r>
    <w:r>
      <w:rPr>
        <w:rStyle w:val="PageNumber"/>
      </w:rPr>
      <w:fldChar w:fldCharType="separate"/>
    </w:r>
    <w:r w:rsidR="00B157EC">
      <w:rPr>
        <w:rStyle w:val="PageNumber"/>
        <w:noProof/>
      </w:rPr>
      <w:t>1</w:t>
    </w:r>
    <w:r>
      <w:rPr>
        <w:rStyle w:val="PageNumber"/>
      </w:rPr>
      <w:fldChar w:fldCharType="end"/>
    </w:r>
    <w:r w:rsidR="00437CFD">
      <w:rPr>
        <w:color w:val="000000" w:themeColor="text1"/>
        <w:lang w:eastAsia="zh-TW"/>
      </w:rPr>
      <w:t xml:space="preserve"> </w:t>
    </w:r>
  </w:p>
  <w:p w14:paraId="44D728A5" w14:textId="77777777" w:rsidR="002B1CA4" w:rsidRDefault="002B1CA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6341C" w14:textId="77777777" w:rsidR="005D15F0" w:rsidRDefault="005D15F0">
      <w:r>
        <w:separator/>
      </w:r>
    </w:p>
  </w:footnote>
  <w:footnote w:type="continuationSeparator" w:id="0">
    <w:p w14:paraId="06DAF44E" w14:textId="77777777" w:rsidR="005D15F0" w:rsidRDefault="005D15F0">
      <w:r>
        <w:continuationSeparator/>
      </w:r>
    </w:p>
  </w:footnote>
  <w:footnote w:type="continuationNotice" w:id="1">
    <w:p w14:paraId="25ECE68E" w14:textId="77777777" w:rsidR="005D15F0" w:rsidRDefault="005D15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AB0BE" w14:textId="6D46D843" w:rsidR="00735636" w:rsidRPr="00206678" w:rsidRDefault="008A51F3">
    <w:pPr>
      <w:pStyle w:val="Header"/>
    </w:pPr>
    <w:ins w:id="378" w:author="Keith Wan Hang Chiu" w:date="2025-10-04T21:59:00Z" w16du:dateUtc="2025-10-04T13:59:00Z">
      <w:r>
        <w:rPr>
          <w:bCs/>
          <w:i/>
          <w:iCs/>
          <w:color w:val="000000"/>
          <w:sz w:val="20"/>
          <w:szCs w:val="20"/>
          <w:lang w:eastAsia="zh-TW"/>
        </w:rPr>
        <w:t xml:space="preserve">PROJECT </w:t>
      </w:r>
    </w:ins>
    <w:r w:rsidR="002471A6">
      <w:rPr>
        <w:bCs/>
        <w:i/>
        <w:iCs/>
        <w:color w:val="000000"/>
        <w:sz w:val="20"/>
        <w:szCs w:val="20"/>
        <w:lang w:eastAsia="zh-TW"/>
      </w:rPr>
      <w:t>CLEAR (2025-09-</w:t>
    </w:r>
    <w:r w:rsidR="009D4FF9">
      <w:rPr>
        <w:bCs/>
        <w:i/>
        <w:iCs/>
        <w:color w:val="000000"/>
        <w:sz w:val="20"/>
        <w:szCs w:val="20"/>
        <w:lang w:eastAsia="zh-TW"/>
      </w:rPr>
      <w:t>30</w:t>
    </w:r>
    <w:r w:rsidR="002471A6">
      <w:rPr>
        <w:bCs/>
        <w:i/>
        <w:iCs/>
        <w:color w:val="000000"/>
        <w:sz w:val="20"/>
        <w:szCs w:val="20"/>
        <w:lang w:eastAsia="zh-TW"/>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C3DA"/>
    <w:multiLevelType w:val="hybridMultilevel"/>
    <w:tmpl w:val="FFFFFFFF"/>
    <w:lvl w:ilvl="0" w:tplc="BD5A9BF4">
      <w:start w:val="1"/>
      <w:numFmt w:val="decimal"/>
      <w:lvlText w:val="%1."/>
      <w:lvlJc w:val="left"/>
      <w:pPr>
        <w:ind w:left="720" w:hanging="360"/>
      </w:pPr>
    </w:lvl>
    <w:lvl w:ilvl="1" w:tplc="5EB6F046">
      <w:start w:val="1"/>
      <w:numFmt w:val="lowerLetter"/>
      <w:lvlText w:val="%2."/>
      <w:lvlJc w:val="left"/>
      <w:pPr>
        <w:ind w:left="1440" w:hanging="360"/>
      </w:pPr>
    </w:lvl>
    <w:lvl w:ilvl="2" w:tplc="7806F5BA">
      <w:start w:val="1"/>
      <w:numFmt w:val="lowerRoman"/>
      <w:lvlText w:val="%3."/>
      <w:lvlJc w:val="right"/>
      <w:pPr>
        <w:ind w:left="2160" w:hanging="180"/>
      </w:pPr>
    </w:lvl>
    <w:lvl w:ilvl="3" w:tplc="9EB2B368">
      <w:start w:val="1"/>
      <w:numFmt w:val="decimal"/>
      <w:lvlText w:val="%4."/>
      <w:lvlJc w:val="left"/>
      <w:pPr>
        <w:ind w:left="2880" w:hanging="360"/>
      </w:pPr>
    </w:lvl>
    <w:lvl w:ilvl="4" w:tplc="2248A640">
      <w:start w:val="1"/>
      <w:numFmt w:val="lowerLetter"/>
      <w:lvlText w:val="%5."/>
      <w:lvlJc w:val="left"/>
      <w:pPr>
        <w:ind w:left="3600" w:hanging="360"/>
      </w:pPr>
    </w:lvl>
    <w:lvl w:ilvl="5" w:tplc="7A50F5F2">
      <w:start w:val="1"/>
      <w:numFmt w:val="lowerRoman"/>
      <w:lvlText w:val="%6."/>
      <w:lvlJc w:val="right"/>
      <w:pPr>
        <w:ind w:left="4320" w:hanging="180"/>
      </w:pPr>
    </w:lvl>
    <w:lvl w:ilvl="6" w:tplc="C60406FE">
      <w:start w:val="1"/>
      <w:numFmt w:val="decimal"/>
      <w:lvlText w:val="%7."/>
      <w:lvlJc w:val="left"/>
      <w:pPr>
        <w:ind w:left="5040" w:hanging="360"/>
      </w:pPr>
    </w:lvl>
    <w:lvl w:ilvl="7" w:tplc="9D22BE3E">
      <w:start w:val="1"/>
      <w:numFmt w:val="lowerLetter"/>
      <w:lvlText w:val="%8."/>
      <w:lvlJc w:val="left"/>
      <w:pPr>
        <w:ind w:left="5760" w:hanging="360"/>
      </w:pPr>
    </w:lvl>
    <w:lvl w:ilvl="8" w:tplc="F2A2B4A4">
      <w:start w:val="1"/>
      <w:numFmt w:val="lowerRoman"/>
      <w:lvlText w:val="%9."/>
      <w:lvlJc w:val="right"/>
      <w:pPr>
        <w:ind w:left="6480" w:hanging="180"/>
      </w:pPr>
    </w:lvl>
  </w:abstractNum>
  <w:abstractNum w:abstractNumId="1" w15:restartNumberingAfterBreak="0">
    <w:nsid w:val="0966411A"/>
    <w:multiLevelType w:val="hybridMultilevel"/>
    <w:tmpl w:val="6FEE940C"/>
    <w:lvl w:ilvl="0" w:tplc="08090005">
      <w:start w:val="1"/>
      <w:numFmt w:val="bullet"/>
      <w:lvlText w:val=""/>
      <w:lvlJc w:val="left"/>
      <w:pPr>
        <w:ind w:left="720" w:hanging="360"/>
      </w:pPr>
      <w:rPr>
        <w:rFonts w:ascii="Wingdings" w:hAnsi="Wingdings" w:cs="Wingdings"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2D0C5E"/>
    <w:multiLevelType w:val="hybridMultilevel"/>
    <w:tmpl w:val="2CF05718"/>
    <w:lvl w:ilvl="0" w:tplc="08090005">
      <w:start w:val="1"/>
      <w:numFmt w:val="bullet"/>
      <w:lvlText w:val=""/>
      <w:lvlJc w:val="left"/>
      <w:pPr>
        <w:ind w:left="720" w:hanging="360"/>
      </w:pPr>
      <w:rPr>
        <w:rFonts w:ascii="Wingdings" w:hAnsi="Wingdings" w:cs="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0C7B70"/>
    <w:multiLevelType w:val="hybridMultilevel"/>
    <w:tmpl w:val="575E0B2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B673174"/>
    <w:multiLevelType w:val="hybridMultilevel"/>
    <w:tmpl w:val="E4A62F00"/>
    <w:lvl w:ilvl="0" w:tplc="03EE3CA4">
      <w:start w:val="2"/>
      <w:numFmt w:val="bullet"/>
      <w:lvlText w:val="-"/>
      <w:lvlJc w:val="left"/>
      <w:pPr>
        <w:ind w:left="360" w:hanging="360"/>
      </w:pPr>
      <w:rPr>
        <w:rFonts w:ascii="Univers" w:eastAsia="PMingLiU" w:hAnsi="Univer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018166F"/>
    <w:multiLevelType w:val="hybridMultilevel"/>
    <w:tmpl w:val="AA260BCA"/>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4826661"/>
    <w:multiLevelType w:val="hybridMultilevel"/>
    <w:tmpl w:val="0BF410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290EDC"/>
    <w:multiLevelType w:val="hybridMultilevel"/>
    <w:tmpl w:val="88661CCE"/>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 w15:restartNumberingAfterBreak="0">
    <w:nsid w:val="18315641"/>
    <w:multiLevelType w:val="hybridMultilevel"/>
    <w:tmpl w:val="CB84245C"/>
    <w:lvl w:ilvl="0" w:tplc="29D2EB9E">
      <w:start w:val="1"/>
      <w:numFmt w:val="decimal"/>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D36BC4"/>
    <w:multiLevelType w:val="hybridMultilevel"/>
    <w:tmpl w:val="01DE0EC8"/>
    <w:lvl w:ilvl="0" w:tplc="08090005">
      <w:start w:val="1"/>
      <w:numFmt w:val="bullet"/>
      <w:lvlText w:val=""/>
      <w:lvlJc w:val="left"/>
      <w:pPr>
        <w:ind w:left="360" w:hanging="360"/>
      </w:pPr>
      <w:rPr>
        <w:rFonts w:ascii="Wingdings" w:hAnsi="Wingdings" w:cs="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EED18BC"/>
    <w:multiLevelType w:val="multilevel"/>
    <w:tmpl w:val="3E7A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D5CBC"/>
    <w:multiLevelType w:val="hybridMultilevel"/>
    <w:tmpl w:val="B448DA60"/>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2" w15:restartNumberingAfterBreak="0">
    <w:nsid w:val="206578E6"/>
    <w:multiLevelType w:val="hybridMultilevel"/>
    <w:tmpl w:val="DA360616"/>
    <w:lvl w:ilvl="0" w:tplc="08090005">
      <w:start w:val="1"/>
      <w:numFmt w:val="bullet"/>
      <w:lvlText w:val=""/>
      <w:lvlJc w:val="left"/>
      <w:pPr>
        <w:ind w:left="360" w:hanging="360"/>
      </w:pPr>
      <w:rPr>
        <w:rFonts w:ascii="Wingdings" w:hAnsi="Wingdings" w:cs="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0BE49EB"/>
    <w:multiLevelType w:val="hybridMultilevel"/>
    <w:tmpl w:val="B9EE7EB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4" w15:restartNumberingAfterBreak="0">
    <w:nsid w:val="215A3368"/>
    <w:multiLevelType w:val="multilevel"/>
    <w:tmpl w:val="DB30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1B6555"/>
    <w:multiLevelType w:val="hybridMultilevel"/>
    <w:tmpl w:val="6D0036BC"/>
    <w:lvl w:ilvl="0" w:tplc="08090005">
      <w:start w:val="1"/>
      <w:numFmt w:val="bullet"/>
      <w:lvlText w:val=""/>
      <w:lvlJc w:val="left"/>
      <w:pPr>
        <w:ind w:left="360" w:hanging="360"/>
      </w:pPr>
      <w:rPr>
        <w:rFonts w:ascii="Wingdings" w:hAnsi="Wingdings" w:cs="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90C7A8D"/>
    <w:multiLevelType w:val="hybridMultilevel"/>
    <w:tmpl w:val="7A42CFA8"/>
    <w:lvl w:ilvl="0" w:tplc="08090005">
      <w:start w:val="1"/>
      <w:numFmt w:val="bullet"/>
      <w:lvlText w:val=""/>
      <w:lvlJc w:val="left"/>
      <w:pPr>
        <w:ind w:left="720" w:hanging="360"/>
      </w:pPr>
      <w:rPr>
        <w:rFonts w:ascii="Wingdings" w:hAnsi="Wingdings" w:cs="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06135E5"/>
    <w:multiLevelType w:val="hybridMultilevel"/>
    <w:tmpl w:val="566013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07249C6"/>
    <w:multiLevelType w:val="hybridMultilevel"/>
    <w:tmpl w:val="10E6B55C"/>
    <w:lvl w:ilvl="0" w:tplc="32F8B7CE">
      <w:numFmt w:val="decimal"/>
      <w:lvlText w:val="%1."/>
      <w:lvlJc w:val="left"/>
      <w:pPr>
        <w:ind w:left="360" w:hanging="360"/>
      </w:pPr>
      <w:rPr>
        <w:rFonts w:ascii="Times" w:hAnsi="Time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3E47F8E"/>
    <w:multiLevelType w:val="hybridMultilevel"/>
    <w:tmpl w:val="6628977C"/>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0" w15:restartNumberingAfterBreak="0">
    <w:nsid w:val="3500723F"/>
    <w:multiLevelType w:val="hybridMultilevel"/>
    <w:tmpl w:val="6218BC92"/>
    <w:lvl w:ilvl="0" w:tplc="FFFFFFFF">
      <w:start w:val="1"/>
      <w:numFmt w:val="lowerRoman"/>
      <w:lvlText w:val="(%1)"/>
      <w:lvlJc w:val="left"/>
      <w:pPr>
        <w:ind w:left="1080" w:hanging="720"/>
      </w:pPr>
      <w:rPr>
        <w:rFonts w:hint="default"/>
        <w:b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53F6BED"/>
    <w:multiLevelType w:val="multilevel"/>
    <w:tmpl w:val="7578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F10603"/>
    <w:multiLevelType w:val="hybridMultilevel"/>
    <w:tmpl w:val="7294FDA2"/>
    <w:lvl w:ilvl="0" w:tplc="91E8013A">
      <w:start w:val="4"/>
      <w:numFmt w:val="bullet"/>
      <w:lvlText w:val="-"/>
      <w:lvlJc w:val="left"/>
      <w:pPr>
        <w:ind w:left="720" w:hanging="360"/>
      </w:pPr>
      <w:rPr>
        <w:rFonts w:ascii="Times New Roman" w:eastAsia="Batang"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7807A1E"/>
    <w:multiLevelType w:val="hybridMultilevel"/>
    <w:tmpl w:val="6A6C24A6"/>
    <w:lvl w:ilvl="0" w:tplc="03EE3CA4">
      <w:start w:val="2"/>
      <w:numFmt w:val="bullet"/>
      <w:lvlText w:val="-"/>
      <w:lvlJc w:val="left"/>
      <w:pPr>
        <w:ind w:left="360" w:hanging="360"/>
      </w:pPr>
      <w:rPr>
        <w:rFonts w:ascii="Univers" w:eastAsia="PMingLiU" w:hAnsi="Univers" w:cs="Times New Roman"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379A5BD3"/>
    <w:multiLevelType w:val="hybridMultilevel"/>
    <w:tmpl w:val="FB1E3596"/>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5" w15:restartNumberingAfterBreak="0">
    <w:nsid w:val="396A4D81"/>
    <w:multiLevelType w:val="hybridMultilevel"/>
    <w:tmpl w:val="155CE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A4F1D9F"/>
    <w:multiLevelType w:val="hybridMultilevel"/>
    <w:tmpl w:val="3A58C7D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8353A9"/>
    <w:multiLevelType w:val="multilevel"/>
    <w:tmpl w:val="93CE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EE29D9"/>
    <w:multiLevelType w:val="hybridMultilevel"/>
    <w:tmpl w:val="A836CBC0"/>
    <w:lvl w:ilvl="0" w:tplc="DE423DC8">
      <w:start w:val="2"/>
      <w:numFmt w:val="bullet"/>
      <w:lvlText w:val=""/>
      <w:lvlJc w:val="left"/>
      <w:pPr>
        <w:ind w:left="720" w:hanging="360"/>
      </w:pPr>
      <w:rPr>
        <w:rFonts w:ascii="Symbol" w:eastAsia="Batang"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CFA1014"/>
    <w:multiLevelType w:val="hybridMultilevel"/>
    <w:tmpl w:val="0D8CF2C2"/>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3D400990"/>
    <w:multiLevelType w:val="hybridMultilevel"/>
    <w:tmpl w:val="222AED3E"/>
    <w:lvl w:ilvl="0" w:tplc="08090005">
      <w:start w:val="1"/>
      <w:numFmt w:val="bullet"/>
      <w:lvlText w:val=""/>
      <w:lvlJc w:val="left"/>
      <w:pPr>
        <w:ind w:left="360" w:hanging="360"/>
      </w:pPr>
      <w:rPr>
        <w:rFonts w:ascii="Wingdings" w:hAnsi="Wingdings" w:cs="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3DF92CB5"/>
    <w:multiLevelType w:val="hybridMultilevel"/>
    <w:tmpl w:val="916EC02E"/>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2" w15:restartNumberingAfterBreak="0">
    <w:nsid w:val="3EB35E59"/>
    <w:multiLevelType w:val="hybridMultilevel"/>
    <w:tmpl w:val="FFFFFFFF"/>
    <w:lvl w:ilvl="0" w:tplc="4EDE04BC">
      <w:start w:val="1"/>
      <w:numFmt w:val="decimal"/>
      <w:lvlText w:val="%1."/>
      <w:lvlJc w:val="left"/>
      <w:pPr>
        <w:ind w:left="720" w:hanging="360"/>
      </w:pPr>
    </w:lvl>
    <w:lvl w:ilvl="1" w:tplc="0ADAB5EE">
      <w:start w:val="1"/>
      <w:numFmt w:val="lowerLetter"/>
      <w:lvlText w:val="%2."/>
      <w:lvlJc w:val="left"/>
      <w:pPr>
        <w:ind w:left="1440" w:hanging="360"/>
      </w:pPr>
    </w:lvl>
    <w:lvl w:ilvl="2" w:tplc="DC589B4E">
      <w:start w:val="1"/>
      <w:numFmt w:val="lowerRoman"/>
      <w:lvlText w:val="%3."/>
      <w:lvlJc w:val="right"/>
      <w:pPr>
        <w:ind w:left="2160" w:hanging="180"/>
      </w:pPr>
    </w:lvl>
    <w:lvl w:ilvl="3" w:tplc="92CE77C4">
      <w:start w:val="1"/>
      <w:numFmt w:val="decimal"/>
      <w:lvlText w:val="%4."/>
      <w:lvlJc w:val="left"/>
      <w:pPr>
        <w:ind w:left="2880" w:hanging="360"/>
      </w:pPr>
    </w:lvl>
    <w:lvl w:ilvl="4" w:tplc="2FC869E6">
      <w:start w:val="1"/>
      <w:numFmt w:val="lowerLetter"/>
      <w:lvlText w:val="%5."/>
      <w:lvlJc w:val="left"/>
      <w:pPr>
        <w:ind w:left="3600" w:hanging="360"/>
      </w:pPr>
    </w:lvl>
    <w:lvl w:ilvl="5" w:tplc="24D20D3C">
      <w:start w:val="1"/>
      <w:numFmt w:val="lowerRoman"/>
      <w:lvlText w:val="%6."/>
      <w:lvlJc w:val="right"/>
      <w:pPr>
        <w:ind w:left="4320" w:hanging="180"/>
      </w:pPr>
    </w:lvl>
    <w:lvl w:ilvl="6" w:tplc="F75C2B18">
      <w:start w:val="1"/>
      <w:numFmt w:val="decimal"/>
      <w:lvlText w:val="%7."/>
      <w:lvlJc w:val="left"/>
      <w:pPr>
        <w:ind w:left="5040" w:hanging="360"/>
      </w:pPr>
    </w:lvl>
    <w:lvl w:ilvl="7" w:tplc="7EE81F46">
      <w:start w:val="1"/>
      <w:numFmt w:val="lowerLetter"/>
      <w:lvlText w:val="%8."/>
      <w:lvlJc w:val="left"/>
      <w:pPr>
        <w:ind w:left="5760" w:hanging="360"/>
      </w:pPr>
    </w:lvl>
    <w:lvl w:ilvl="8" w:tplc="2E422040">
      <w:start w:val="1"/>
      <w:numFmt w:val="lowerRoman"/>
      <w:lvlText w:val="%9."/>
      <w:lvlJc w:val="right"/>
      <w:pPr>
        <w:ind w:left="6480" w:hanging="180"/>
      </w:pPr>
    </w:lvl>
  </w:abstractNum>
  <w:abstractNum w:abstractNumId="33" w15:restartNumberingAfterBreak="0">
    <w:nsid w:val="3EF44F5A"/>
    <w:multiLevelType w:val="hybridMultilevel"/>
    <w:tmpl w:val="6218BC92"/>
    <w:lvl w:ilvl="0" w:tplc="12B40A02">
      <w:start w:val="1"/>
      <w:numFmt w:val="lowerRoman"/>
      <w:lvlText w:val="(%1)"/>
      <w:lvlJc w:val="left"/>
      <w:pPr>
        <w:ind w:left="1080" w:hanging="720"/>
      </w:pPr>
      <w:rPr>
        <w:rFonts w:hint="default"/>
        <w:b w:val="0"/>
        <w:color w:val="000000" w:themeColor="text1"/>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4" w15:restartNumberingAfterBreak="0">
    <w:nsid w:val="40E71DD0"/>
    <w:multiLevelType w:val="multilevel"/>
    <w:tmpl w:val="C846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4525A3"/>
    <w:multiLevelType w:val="hybridMultilevel"/>
    <w:tmpl w:val="42D2ED7A"/>
    <w:lvl w:ilvl="0" w:tplc="FE7A236C">
      <w:start w:val="2"/>
      <w:numFmt w:val="bullet"/>
      <w:lvlText w:val="-"/>
      <w:lvlJc w:val="left"/>
      <w:pPr>
        <w:ind w:left="360" w:hanging="360"/>
      </w:pPr>
      <w:rPr>
        <w:rFonts w:ascii="Times New Roman" w:eastAsia="PMingLiU" w:hAnsi="Times New Roman" w:cs="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42B2612B"/>
    <w:multiLevelType w:val="hybridMultilevel"/>
    <w:tmpl w:val="D7E89A30"/>
    <w:lvl w:ilvl="0" w:tplc="03EE3CA4">
      <w:start w:val="2"/>
      <w:numFmt w:val="bullet"/>
      <w:lvlText w:val="-"/>
      <w:lvlJc w:val="left"/>
      <w:pPr>
        <w:ind w:left="360" w:hanging="360"/>
      </w:pPr>
      <w:rPr>
        <w:rFonts w:ascii="Univers" w:eastAsia="PMingLiU" w:hAnsi="Univer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43572E4B"/>
    <w:multiLevelType w:val="hybridMultilevel"/>
    <w:tmpl w:val="E7E27308"/>
    <w:lvl w:ilvl="0" w:tplc="FBB61E3A">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3C349FC"/>
    <w:multiLevelType w:val="hybridMultilevel"/>
    <w:tmpl w:val="2348037C"/>
    <w:lvl w:ilvl="0" w:tplc="08090005">
      <w:start w:val="1"/>
      <w:numFmt w:val="bullet"/>
      <w:lvlText w:val=""/>
      <w:lvlJc w:val="left"/>
      <w:pPr>
        <w:ind w:left="720" w:hanging="360"/>
      </w:pPr>
      <w:rPr>
        <w:rFonts w:ascii="Wingdings" w:hAnsi="Wingdings" w:cs="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5174F62"/>
    <w:multiLevelType w:val="hybridMultilevel"/>
    <w:tmpl w:val="58F41346"/>
    <w:lvl w:ilvl="0" w:tplc="03EE3CA4">
      <w:start w:val="2"/>
      <w:numFmt w:val="bullet"/>
      <w:lvlText w:val="-"/>
      <w:lvlJc w:val="left"/>
      <w:pPr>
        <w:ind w:left="360" w:hanging="360"/>
      </w:pPr>
      <w:rPr>
        <w:rFonts w:ascii="Univers" w:eastAsia="PMingLiU" w:hAnsi="Univer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45BA376D"/>
    <w:multiLevelType w:val="hybridMultilevel"/>
    <w:tmpl w:val="AD702B06"/>
    <w:lvl w:ilvl="0" w:tplc="C24EB210">
      <w:start w:val="1"/>
      <w:numFmt w:val="decimal"/>
      <w:lvlText w:val="%1."/>
      <w:lvlJc w:val="left"/>
      <w:pPr>
        <w:ind w:left="720" w:hanging="360"/>
      </w:pPr>
      <w:rPr>
        <w:rFonts w:ascii="Times" w:hAnsi="Time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6294880"/>
    <w:multiLevelType w:val="hybridMultilevel"/>
    <w:tmpl w:val="BFF23E22"/>
    <w:lvl w:ilvl="0" w:tplc="16D2FFB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A6C503E"/>
    <w:multiLevelType w:val="multilevel"/>
    <w:tmpl w:val="320C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6457A8"/>
    <w:multiLevelType w:val="multilevel"/>
    <w:tmpl w:val="11D8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C9A7B33"/>
    <w:multiLevelType w:val="hybridMultilevel"/>
    <w:tmpl w:val="37B47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D521965"/>
    <w:multiLevelType w:val="hybridMultilevel"/>
    <w:tmpl w:val="F9C0D5EE"/>
    <w:lvl w:ilvl="0" w:tplc="03EE3CA4">
      <w:start w:val="2"/>
      <w:numFmt w:val="bullet"/>
      <w:lvlText w:val="-"/>
      <w:lvlJc w:val="left"/>
      <w:pPr>
        <w:ind w:left="360" w:hanging="360"/>
      </w:pPr>
      <w:rPr>
        <w:rFonts w:ascii="Univers" w:eastAsia="PMingLiU" w:hAnsi="Univer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4EA424A1"/>
    <w:multiLevelType w:val="multilevel"/>
    <w:tmpl w:val="C7C0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14E60CE"/>
    <w:multiLevelType w:val="hybridMultilevel"/>
    <w:tmpl w:val="48C63A26"/>
    <w:lvl w:ilvl="0" w:tplc="840C335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2234A82"/>
    <w:multiLevelType w:val="hybridMultilevel"/>
    <w:tmpl w:val="228CC99C"/>
    <w:lvl w:ilvl="0" w:tplc="91E8013A">
      <w:start w:val="4"/>
      <w:numFmt w:val="bullet"/>
      <w:lvlText w:val="-"/>
      <w:lvlJc w:val="left"/>
      <w:pPr>
        <w:ind w:left="720" w:hanging="360"/>
      </w:pPr>
      <w:rPr>
        <w:rFonts w:ascii="Times New Roman" w:eastAsia="Batang"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27C2871"/>
    <w:multiLevelType w:val="hybridMultilevel"/>
    <w:tmpl w:val="00C28756"/>
    <w:lvl w:ilvl="0" w:tplc="C60C35D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2AA043F"/>
    <w:multiLevelType w:val="hybridMultilevel"/>
    <w:tmpl w:val="46EC3792"/>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1" w15:restartNumberingAfterBreak="0">
    <w:nsid w:val="53163919"/>
    <w:multiLevelType w:val="multilevel"/>
    <w:tmpl w:val="410A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8E2A3C"/>
    <w:multiLevelType w:val="hybridMultilevel"/>
    <w:tmpl w:val="FE5A52BE"/>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3" w15:restartNumberingAfterBreak="0">
    <w:nsid w:val="54FE4C77"/>
    <w:multiLevelType w:val="hybridMultilevel"/>
    <w:tmpl w:val="8A3C9974"/>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4" w15:restartNumberingAfterBreak="0">
    <w:nsid w:val="589502B8"/>
    <w:multiLevelType w:val="hybridMultilevel"/>
    <w:tmpl w:val="749AB3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C7840F4"/>
    <w:multiLevelType w:val="hybridMultilevel"/>
    <w:tmpl w:val="1380599C"/>
    <w:lvl w:ilvl="0" w:tplc="08090005">
      <w:start w:val="1"/>
      <w:numFmt w:val="bullet"/>
      <w:lvlText w:val=""/>
      <w:lvlJc w:val="left"/>
      <w:pPr>
        <w:ind w:left="360" w:hanging="360"/>
      </w:pPr>
      <w:rPr>
        <w:rFonts w:ascii="Wingdings" w:hAnsi="Wingdings" w:cs="Wingdings"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5D5F5F03"/>
    <w:multiLevelType w:val="hybridMultilevel"/>
    <w:tmpl w:val="6B423AF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7" w15:restartNumberingAfterBreak="0">
    <w:nsid w:val="620B1343"/>
    <w:multiLevelType w:val="hybridMultilevel"/>
    <w:tmpl w:val="3B90756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8" w15:restartNumberingAfterBreak="0">
    <w:nsid w:val="655E1292"/>
    <w:multiLevelType w:val="hybridMultilevel"/>
    <w:tmpl w:val="94C846EC"/>
    <w:lvl w:ilvl="0" w:tplc="B79A2F58">
      <w:start w:val="1"/>
      <w:numFmt w:val="decimal"/>
      <w:lvlText w:val="%1."/>
      <w:lvlJc w:val="left"/>
      <w:pPr>
        <w:ind w:left="360" w:hanging="360"/>
      </w:pPr>
      <w:rPr>
        <w:rFonts w:ascii="Times" w:hAnsi="Time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9" w15:restartNumberingAfterBreak="0">
    <w:nsid w:val="657518A2"/>
    <w:multiLevelType w:val="hybridMultilevel"/>
    <w:tmpl w:val="609253EC"/>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0" w15:restartNumberingAfterBreak="0">
    <w:nsid w:val="687474E8"/>
    <w:multiLevelType w:val="hybridMultilevel"/>
    <w:tmpl w:val="5066A926"/>
    <w:lvl w:ilvl="0" w:tplc="FE7A236C">
      <w:start w:val="2"/>
      <w:numFmt w:val="bullet"/>
      <w:lvlText w:val="-"/>
      <w:lvlJc w:val="left"/>
      <w:pPr>
        <w:ind w:left="360" w:hanging="360"/>
      </w:pPr>
      <w:rPr>
        <w:rFonts w:ascii="Times New Roman" w:eastAsia="PMingLiU"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694E3194"/>
    <w:multiLevelType w:val="hybridMultilevel"/>
    <w:tmpl w:val="8D50B658"/>
    <w:lvl w:ilvl="0" w:tplc="03EE3CA4">
      <w:start w:val="2"/>
      <w:numFmt w:val="bullet"/>
      <w:lvlText w:val="-"/>
      <w:lvlJc w:val="left"/>
      <w:pPr>
        <w:ind w:left="360" w:hanging="360"/>
      </w:pPr>
      <w:rPr>
        <w:rFonts w:ascii="Univers" w:eastAsia="PMingLiU" w:hAnsi="Univer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2" w15:restartNumberingAfterBreak="0">
    <w:nsid w:val="6D6D3DC3"/>
    <w:multiLevelType w:val="multilevel"/>
    <w:tmpl w:val="54F6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85149D"/>
    <w:multiLevelType w:val="hybridMultilevel"/>
    <w:tmpl w:val="98743206"/>
    <w:lvl w:ilvl="0" w:tplc="9C864C58">
      <w:start w:val="1"/>
      <w:numFmt w:val="decimal"/>
      <w:lvlText w:val="%1."/>
      <w:lvlJc w:val="left"/>
      <w:pPr>
        <w:ind w:left="360" w:hanging="360"/>
      </w:pPr>
      <w:rPr>
        <w:rFonts w:ascii="Times New Roman" w:hAnsi="Times New Roman" w:cs="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4" w15:restartNumberingAfterBreak="0">
    <w:nsid w:val="6F891DCB"/>
    <w:multiLevelType w:val="hybridMultilevel"/>
    <w:tmpl w:val="5A4A3D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5" w15:restartNumberingAfterBreak="0">
    <w:nsid w:val="743C056B"/>
    <w:multiLevelType w:val="hybridMultilevel"/>
    <w:tmpl w:val="32EA9CDA"/>
    <w:lvl w:ilvl="0" w:tplc="2DC07050">
      <w:start w:val="2"/>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91872BA"/>
    <w:multiLevelType w:val="hybridMultilevel"/>
    <w:tmpl w:val="21E235A6"/>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7" w15:restartNumberingAfterBreak="0">
    <w:nsid w:val="79BE4828"/>
    <w:multiLevelType w:val="hybridMultilevel"/>
    <w:tmpl w:val="C26C3328"/>
    <w:lvl w:ilvl="0" w:tplc="3C09000F">
      <w:start w:val="1"/>
      <w:numFmt w:val="decimal"/>
      <w:lvlText w:val="%1."/>
      <w:lvlJc w:val="left"/>
      <w:pPr>
        <w:ind w:left="360" w:hanging="360"/>
      </w:pPr>
    </w:lvl>
    <w:lvl w:ilvl="1" w:tplc="3C090019">
      <w:start w:val="1"/>
      <w:numFmt w:val="lowerLetter"/>
      <w:lvlText w:val="%2."/>
      <w:lvlJc w:val="left"/>
      <w:pPr>
        <w:ind w:left="1080" w:hanging="360"/>
      </w:pPr>
    </w:lvl>
    <w:lvl w:ilvl="2" w:tplc="3C09001B">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68" w15:restartNumberingAfterBreak="0">
    <w:nsid w:val="7A461ABC"/>
    <w:multiLevelType w:val="multilevel"/>
    <w:tmpl w:val="A39C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AB6EFB"/>
    <w:multiLevelType w:val="hybridMultilevel"/>
    <w:tmpl w:val="1D9438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7D7003AA"/>
    <w:multiLevelType w:val="hybridMultilevel"/>
    <w:tmpl w:val="8BEA2370"/>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1" w15:restartNumberingAfterBreak="0">
    <w:nsid w:val="7D9E5DE7"/>
    <w:multiLevelType w:val="hybridMultilevel"/>
    <w:tmpl w:val="D1AC2ADC"/>
    <w:lvl w:ilvl="0" w:tplc="048CE7F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7D9E6646"/>
    <w:multiLevelType w:val="hybridMultilevel"/>
    <w:tmpl w:val="C13CCC9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3" w15:restartNumberingAfterBreak="0">
    <w:nsid w:val="7F524A4C"/>
    <w:multiLevelType w:val="hybridMultilevel"/>
    <w:tmpl w:val="369097C6"/>
    <w:lvl w:ilvl="0" w:tplc="08090005">
      <w:start w:val="1"/>
      <w:numFmt w:val="bullet"/>
      <w:lvlText w:val=""/>
      <w:lvlJc w:val="left"/>
      <w:pPr>
        <w:ind w:left="360" w:hanging="360"/>
      </w:pPr>
      <w:rPr>
        <w:rFonts w:ascii="Wingdings" w:hAnsi="Wingdings" w:cs="Wingdings" w:hint="default"/>
      </w:rPr>
    </w:lvl>
    <w:lvl w:ilvl="1" w:tplc="08090005">
      <w:start w:val="1"/>
      <w:numFmt w:val="bullet"/>
      <w:lvlText w:val=""/>
      <w:lvlJc w:val="left"/>
      <w:pPr>
        <w:ind w:left="1080" w:hanging="360"/>
      </w:pPr>
      <w:rPr>
        <w:rFonts w:ascii="Wingdings" w:hAnsi="Wingdings" w:cs="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4" w15:restartNumberingAfterBreak="0">
    <w:nsid w:val="7FC73771"/>
    <w:multiLevelType w:val="hybridMultilevel"/>
    <w:tmpl w:val="2D7AE750"/>
    <w:lvl w:ilvl="0" w:tplc="08090005">
      <w:start w:val="1"/>
      <w:numFmt w:val="bullet"/>
      <w:lvlText w:val=""/>
      <w:lvlJc w:val="left"/>
      <w:pPr>
        <w:ind w:left="360" w:hanging="360"/>
      </w:pPr>
      <w:rPr>
        <w:rFonts w:ascii="Wingdings" w:hAnsi="Wingdings" w:cs="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5250455">
    <w:abstractNumId w:val="74"/>
  </w:num>
  <w:num w:numId="2" w16cid:durableId="658925014">
    <w:abstractNumId w:val="9"/>
  </w:num>
  <w:num w:numId="3" w16cid:durableId="2092969633">
    <w:abstractNumId w:val="55"/>
  </w:num>
  <w:num w:numId="4" w16cid:durableId="328992867">
    <w:abstractNumId w:val="12"/>
  </w:num>
  <w:num w:numId="5" w16cid:durableId="1678190963">
    <w:abstractNumId w:val="30"/>
  </w:num>
  <w:num w:numId="6" w16cid:durableId="1788155052">
    <w:abstractNumId w:val="16"/>
  </w:num>
  <w:num w:numId="7" w16cid:durableId="1001736777">
    <w:abstractNumId w:val="38"/>
  </w:num>
  <w:num w:numId="8" w16cid:durableId="432240194">
    <w:abstractNumId w:val="1"/>
  </w:num>
  <w:num w:numId="9" w16cid:durableId="266819043">
    <w:abstractNumId w:val="2"/>
  </w:num>
  <w:num w:numId="10" w16cid:durableId="1047412827">
    <w:abstractNumId w:val="22"/>
  </w:num>
  <w:num w:numId="11" w16cid:durableId="851144455">
    <w:abstractNumId w:val="40"/>
  </w:num>
  <w:num w:numId="12" w16cid:durableId="702946568">
    <w:abstractNumId w:val="58"/>
  </w:num>
  <w:num w:numId="13" w16cid:durableId="2102868173">
    <w:abstractNumId w:val="18"/>
  </w:num>
  <w:num w:numId="14" w16cid:durableId="1159266797">
    <w:abstractNumId w:val="48"/>
  </w:num>
  <w:num w:numId="15" w16cid:durableId="415445742">
    <w:abstractNumId w:val="26"/>
  </w:num>
  <w:num w:numId="16" w16cid:durableId="328758204">
    <w:abstractNumId w:val="29"/>
  </w:num>
  <w:num w:numId="17" w16cid:durableId="921913687">
    <w:abstractNumId w:val="5"/>
  </w:num>
  <w:num w:numId="18" w16cid:durableId="1363170766">
    <w:abstractNumId w:val="41"/>
  </w:num>
  <w:num w:numId="19" w16cid:durableId="244265276">
    <w:abstractNumId w:val="27"/>
  </w:num>
  <w:num w:numId="20" w16cid:durableId="173499488">
    <w:abstractNumId w:val="64"/>
  </w:num>
  <w:num w:numId="21" w16cid:durableId="129592200">
    <w:abstractNumId w:val="49"/>
  </w:num>
  <w:num w:numId="22" w16cid:durableId="531188978">
    <w:abstractNumId w:val="47"/>
  </w:num>
  <w:num w:numId="23" w16cid:durableId="798650743">
    <w:abstractNumId w:val="6"/>
  </w:num>
  <w:num w:numId="24" w16cid:durableId="800805527">
    <w:abstractNumId w:val="17"/>
  </w:num>
  <w:num w:numId="25" w16cid:durableId="988048689">
    <w:abstractNumId w:val="3"/>
  </w:num>
  <w:num w:numId="26" w16cid:durableId="1085885444">
    <w:abstractNumId w:val="69"/>
  </w:num>
  <w:num w:numId="27" w16cid:durableId="1757676054">
    <w:abstractNumId w:val="54"/>
  </w:num>
  <w:num w:numId="28" w16cid:durableId="688945541">
    <w:abstractNumId w:val="60"/>
  </w:num>
  <w:num w:numId="29" w16cid:durableId="1024792233">
    <w:abstractNumId w:val="61"/>
  </w:num>
  <w:num w:numId="30" w16cid:durableId="2131238559">
    <w:abstractNumId w:val="45"/>
  </w:num>
  <w:num w:numId="31" w16cid:durableId="13968153">
    <w:abstractNumId w:val="36"/>
  </w:num>
  <w:num w:numId="32" w16cid:durableId="661854955">
    <w:abstractNumId w:val="67"/>
  </w:num>
  <w:num w:numId="33" w16cid:durableId="1899322158">
    <w:abstractNumId w:val="23"/>
  </w:num>
  <w:num w:numId="34" w16cid:durableId="1003971142">
    <w:abstractNumId w:val="4"/>
  </w:num>
  <w:num w:numId="35" w16cid:durableId="1446581135">
    <w:abstractNumId w:val="71"/>
  </w:num>
  <w:num w:numId="36" w16cid:durableId="442696372">
    <w:abstractNumId w:val="15"/>
  </w:num>
  <w:num w:numId="37" w16cid:durableId="1742019207">
    <w:abstractNumId w:val="73"/>
  </w:num>
  <w:num w:numId="38" w16cid:durableId="1720595498">
    <w:abstractNumId w:val="39"/>
  </w:num>
  <w:num w:numId="39" w16cid:durableId="336885448">
    <w:abstractNumId w:val="43"/>
  </w:num>
  <w:num w:numId="40" w16cid:durableId="504366181">
    <w:abstractNumId w:val="14"/>
  </w:num>
  <w:num w:numId="41" w16cid:durableId="1094325861">
    <w:abstractNumId w:val="46"/>
  </w:num>
  <w:num w:numId="42" w16cid:durableId="973828766">
    <w:abstractNumId w:val="28"/>
  </w:num>
  <w:num w:numId="43" w16cid:durableId="1891189342">
    <w:abstractNumId w:val="35"/>
  </w:num>
  <w:num w:numId="44" w16cid:durableId="1954708805">
    <w:abstractNumId w:val="8"/>
  </w:num>
  <w:num w:numId="45" w16cid:durableId="326444302">
    <w:abstractNumId w:val="42"/>
  </w:num>
  <w:num w:numId="46" w16cid:durableId="1593197228">
    <w:abstractNumId w:val="68"/>
  </w:num>
  <w:num w:numId="47" w16cid:durableId="1831168684">
    <w:abstractNumId w:val="62"/>
  </w:num>
  <w:num w:numId="48" w16cid:durableId="2006322857">
    <w:abstractNumId w:val="34"/>
  </w:num>
  <w:num w:numId="49" w16cid:durableId="620645901">
    <w:abstractNumId w:val="51"/>
  </w:num>
  <w:num w:numId="50" w16cid:durableId="972177870">
    <w:abstractNumId w:val="10"/>
  </w:num>
  <w:num w:numId="51" w16cid:durableId="986980294">
    <w:abstractNumId w:val="21"/>
  </w:num>
  <w:num w:numId="52" w16cid:durableId="1551459413">
    <w:abstractNumId w:val="0"/>
  </w:num>
  <w:num w:numId="53" w16cid:durableId="1757240399">
    <w:abstractNumId w:val="65"/>
  </w:num>
  <w:num w:numId="54" w16cid:durableId="936986706">
    <w:abstractNumId w:val="63"/>
  </w:num>
  <w:num w:numId="55" w16cid:durableId="1291744798">
    <w:abstractNumId w:val="32"/>
  </w:num>
  <w:num w:numId="56" w16cid:durableId="554466400">
    <w:abstractNumId w:val="44"/>
  </w:num>
  <w:num w:numId="57" w16cid:durableId="129252430">
    <w:abstractNumId w:val="25"/>
  </w:num>
  <w:num w:numId="58" w16cid:durableId="1132946708">
    <w:abstractNumId w:val="37"/>
  </w:num>
  <w:num w:numId="59" w16cid:durableId="643506523">
    <w:abstractNumId w:val="53"/>
  </w:num>
  <w:num w:numId="60" w16cid:durableId="972058020">
    <w:abstractNumId w:val="70"/>
  </w:num>
  <w:num w:numId="61" w16cid:durableId="1580403997">
    <w:abstractNumId w:val="50"/>
  </w:num>
  <w:num w:numId="62" w16cid:durableId="1336767649">
    <w:abstractNumId w:val="13"/>
  </w:num>
  <w:num w:numId="63" w16cid:durableId="2128696337">
    <w:abstractNumId w:val="56"/>
  </w:num>
  <w:num w:numId="64" w16cid:durableId="920220675">
    <w:abstractNumId w:val="57"/>
  </w:num>
  <w:num w:numId="65" w16cid:durableId="1425610999">
    <w:abstractNumId w:val="72"/>
  </w:num>
  <w:num w:numId="66" w16cid:durableId="1863586862">
    <w:abstractNumId w:val="52"/>
  </w:num>
  <w:num w:numId="67" w16cid:durableId="495078966">
    <w:abstractNumId w:val="31"/>
  </w:num>
  <w:num w:numId="68" w16cid:durableId="867835097">
    <w:abstractNumId w:val="59"/>
  </w:num>
  <w:num w:numId="69" w16cid:durableId="1267007911">
    <w:abstractNumId w:val="11"/>
  </w:num>
  <w:num w:numId="70" w16cid:durableId="1902249061">
    <w:abstractNumId w:val="24"/>
  </w:num>
  <w:num w:numId="71" w16cid:durableId="2041854575">
    <w:abstractNumId w:val="66"/>
  </w:num>
  <w:num w:numId="72" w16cid:durableId="1430468839">
    <w:abstractNumId w:val="19"/>
  </w:num>
  <w:num w:numId="73" w16cid:durableId="1053382688">
    <w:abstractNumId w:val="7"/>
  </w:num>
  <w:num w:numId="74" w16cid:durableId="1256325656">
    <w:abstractNumId w:val="33"/>
  </w:num>
  <w:num w:numId="75" w16cid:durableId="593053844">
    <w:abstractNumId w:val="20"/>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ith Wan Hang Chiu">
    <w15:presenceInfo w15:providerId="Windows Live" w15:userId="ea2d89f46491264e"/>
  </w15:person>
  <w15:person w15:author="Sin Yu Joanne Hui">
    <w15:presenceInfo w15:providerId="Windows Live" w15:userId="2968ef1ce6dca9c5"/>
  </w15:person>
  <w15:person w15:author="William Cho">
    <w15:presenceInfo w15:providerId="Windows Live" w15:userId="99bd56fd618a92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oNotHyphenateCaps/>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pos w:val="beneathText"/>
    <w:numFmt w:val="lowerRoman"/>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_Doc_Font_List_Name" w:val="_x0001__x0001__x0005_Arial"/>
    <w:docVar w:name="EN_Lib_Name_List_Name" w:val="11DM_main.enl"/>
    <w:docVar w:name="EN_Main_Body_Style_Name" w:val="Vancouver.ens"/>
    <w:docVar w:name="EN.Layout" w:val="&lt;ENLayout&gt;&lt;Style&gt;Circulation&lt;/Style&gt;&lt;LeftDelim&gt;{&lt;/LeftDelim&gt;&lt;RightDelim&gt;}&lt;/RightDelim&gt;&lt;FontName&gt;Time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9fdd9tw7tdwz4e2v5q50eah9s59t0d9zddf&quot;&gt;RGC GURDON Endnote &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4&lt;/item&gt;&lt;item&gt;25&lt;/item&gt;&lt;item&gt;26&lt;/item&gt;&lt;item&gt;27&lt;/item&gt;&lt;item&gt;29&lt;/item&gt;&lt;item&gt;33&lt;/item&gt;&lt;item&gt;34&lt;/item&gt;&lt;/record-ids&gt;&lt;/item&gt;&lt;/Libraries&gt;"/>
  </w:docVars>
  <w:rsids>
    <w:rsidRoot w:val="00385D35"/>
    <w:rsid w:val="00001451"/>
    <w:rsid w:val="000019BE"/>
    <w:rsid w:val="00001E60"/>
    <w:rsid w:val="00004EA0"/>
    <w:rsid w:val="00005AE7"/>
    <w:rsid w:val="0000606F"/>
    <w:rsid w:val="00007345"/>
    <w:rsid w:val="00007BE0"/>
    <w:rsid w:val="0001022C"/>
    <w:rsid w:val="00010295"/>
    <w:rsid w:val="000109B3"/>
    <w:rsid w:val="000114E9"/>
    <w:rsid w:val="000124FC"/>
    <w:rsid w:val="00013394"/>
    <w:rsid w:val="0001341B"/>
    <w:rsid w:val="00013618"/>
    <w:rsid w:val="00013A16"/>
    <w:rsid w:val="00015187"/>
    <w:rsid w:val="000153A1"/>
    <w:rsid w:val="000155EE"/>
    <w:rsid w:val="00015963"/>
    <w:rsid w:val="00015CB0"/>
    <w:rsid w:val="00015E16"/>
    <w:rsid w:val="000161CE"/>
    <w:rsid w:val="00016A1F"/>
    <w:rsid w:val="00016ECE"/>
    <w:rsid w:val="000209B3"/>
    <w:rsid w:val="00020F1E"/>
    <w:rsid w:val="00021104"/>
    <w:rsid w:val="00021B64"/>
    <w:rsid w:val="00022164"/>
    <w:rsid w:val="000226D4"/>
    <w:rsid w:val="00022A90"/>
    <w:rsid w:val="00023012"/>
    <w:rsid w:val="000235D9"/>
    <w:rsid w:val="00024B4B"/>
    <w:rsid w:val="00026ABE"/>
    <w:rsid w:val="00026C53"/>
    <w:rsid w:val="00027688"/>
    <w:rsid w:val="000308C6"/>
    <w:rsid w:val="000310C3"/>
    <w:rsid w:val="00031A15"/>
    <w:rsid w:val="00031D4A"/>
    <w:rsid w:val="00031E47"/>
    <w:rsid w:val="00032AC1"/>
    <w:rsid w:val="00032C51"/>
    <w:rsid w:val="000336E5"/>
    <w:rsid w:val="00033E55"/>
    <w:rsid w:val="00034617"/>
    <w:rsid w:val="00034B94"/>
    <w:rsid w:val="00035EE0"/>
    <w:rsid w:val="00036396"/>
    <w:rsid w:val="00037D6F"/>
    <w:rsid w:val="00037EE4"/>
    <w:rsid w:val="00040E9D"/>
    <w:rsid w:val="0004123A"/>
    <w:rsid w:val="00041669"/>
    <w:rsid w:val="00041932"/>
    <w:rsid w:val="00041F5D"/>
    <w:rsid w:val="00042E1E"/>
    <w:rsid w:val="00044076"/>
    <w:rsid w:val="0004455F"/>
    <w:rsid w:val="00044CC8"/>
    <w:rsid w:val="00045990"/>
    <w:rsid w:val="00045C66"/>
    <w:rsid w:val="00046061"/>
    <w:rsid w:val="00047133"/>
    <w:rsid w:val="000505BC"/>
    <w:rsid w:val="000523F4"/>
    <w:rsid w:val="00052B7A"/>
    <w:rsid w:val="00053760"/>
    <w:rsid w:val="00054A84"/>
    <w:rsid w:val="00054F9D"/>
    <w:rsid w:val="000556EB"/>
    <w:rsid w:val="0005623F"/>
    <w:rsid w:val="00057392"/>
    <w:rsid w:val="000578C3"/>
    <w:rsid w:val="00060D77"/>
    <w:rsid w:val="00061600"/>
    <w:rsid w:val="00061762"/>
    <w:rsid w:val="00061A98"/>
    <w:rsid w:val="00062795"/>
    <w:rsid w:val="000630AE"/>
    <w:rsid w:val="00063D34"/>
    <w:rsid w:val="000649DC"/>
    <w:rsid w:val="00064A1B"/>
    <w:rsid w:val="00066464"/>
    <w:rsid w:val="0006793B"/>
    <w:rsid w:val="00070872"/>
    <w:rsid w:val="00070F2A"/>
    <w:rsid w:val="00072118"/>
    <w:rsid w:val="00073858"/>
    <w:rsid w:val="00073DBB"/>
    <w:rsid w:val="00076910"/>
    <w:rsid w:val="00077616"/>
    <w:rsid w:val="000778B3"/>
    <w:rsid w:val="00080545"/>
    <w:rsid w:val="00080C83"/>
    <w:rsid w:val="000810E2"/>
    <w:rsid w:val="000812ED"/>
    <w:rsid w:val="00081395"/>
    <w:rsid w:val="00081971"/>
    <w:rsid w:val="00082C04"/>
    <w:rsid w:val="00082F68"/>
    <w:rsid w:val="00083329"/>
    <w:rsid w:val="00083409"/>
    <w:rsid w:val="000849E0"/>
    <w:rsid w:val="00084BD9"/>
    <w:rsid w:val="000860C1"/>
    <w:rsid w:val="0008610B"/>
    <w:rsid w:val="0008714F"/>
    <w:rsid w:val="00087DF9"/>
    <w:rsid w:val="00090A82"/>
    <w:rsid w:val="00091886"/>
    <w:rsid w:val="00091BDB"/>
    <w:rsid w:val="000938C4"/>
    <w:rsid w:val="0009399E"/>
    <w:rsid w:val="00094DAA"/>
    <w:rsid w:val="00094ECD"/>
    <w:rsid w:val="000956F2"/>
    <w:rsid w:val="00095FD8"/>
    <w:rsid w:val="0009779C"/>
    <w:rsid w:val="00097CB3"/>
    <w:rsid w:val="000A03DF"/>
    <w:rsid w:val="000A04D7"/>
    <w:rsid w:val="000A0E1B"/>
    <w:rsid w:val="000A0EFE"/>
    <w:rsid w:val="000A0F3F"/>
    <w:rsid w:val="000A11CD"/>
    <w:rsid w:val="000A124B"/>
    <w:rsid w:val="000A12DC"/>
    <w:rsid w:val="000A1679"/>
    <w:rsid w:val="000A18D6"/>
    <w:rsid w:val="000A36CB"/>
    <w:rsid w:val="000A3DBA"/>
    <w:rsid w:val="000A5E27"/>
    <w:rsid w:val="000A5F1F"/>
    <w:rsid w:val="000A6B03"/>
    <w:rsid w:val="000A6F95"/>
    <w:rsid w:val="000B0348"/>
    <w:rsid w:val="000B14E0"/>
    <w:rsid w:val="000B2DA4"/>
    <w:rsid w:val="000B303B"/>
    <w:rsid w:val="000B349A"/>
    <w:rsid w:val="000B46BB"/>
    <w:rsid w:val="000B51B1"/>
    <w:rsid w:val="000C0D0A"/>
    <w:rsid w:val="000C1376"/>
    <w:rsid w:val="000C13C8"/>
    <w:rsid w:val="000C16AF"/>
    <w:rsid w:val="000C1F60"/>
    <w:rsid w:val="000C308A"/>
    <w:rsid w:val="000C35EF"/>
    <w:rsid w:val="000C533E"/>
    <w:rsid w:val="000C545D"/>
    <w:rsid w:val="000C571B"/>
    <w:rsid w:val="000C662C"/>
    <w:rsid w:val="000C671C"/>
    <w:rsid w:val="000C73F0"/>
    <w:rsid w:val="000D046B"/>
    <w:rsid w:val="000D18DB"/>
    <w:rsid w:val="000D2857"/>
    <w:rsid w:val="000D2CB5"/>
    <w:rsid w:val="000D3447"/>
    <w:rsid w:val="000D4B1B"/>
    <w:rsid w:val="000D4C6F"/>
    <w:rsid w:val="000D6143"/>
    <w:rsid w:val="000D701C"/>
    <w:rsid w:val="000D74F7"/>
    <w:rsid w:val="000D76D2"/>
    <w:rsid w:val="000D794F"/>
    <w:rsid w:val="000E0EDB"/>
    <w:rsid w:val="000E1518"/>
    <w:rsid w:val="000E1946"/>
    <w:rsid w:val="000E2C43"/>
    <w:rsid w:val="000E2EE9"/>
    <w:rsid w:val="000E5D68"/>
    <w:rsid w:val="000E6153"/>
    <w:rsid w:val="000E6B3C"/>
    <w:rsid w:val="000E6CA2"/>
    <w:rsid w:val="000E7778"/>
    <w:rsid w:val="000E7B2A"/>
    <w:rsid w:val="000E7FF5"/>
    <w:rsid w:val="000F00E2"/>
    <w:rsid w:val="000F06DD"/>
    <w:rsid w:val="000F0B66"/>
    <w:rsid w:val="000F1A85"/>
    <w:rsid w:val="000F2814"/>
    <w:rsid w:val="000F2B47"/>
    <w:rsid w:val="000F3C66"/>
    <w:rsid w:val="000F3E46"/>
    <w:rsid w:val="000F4035"/>
    <w:rsid w:val="000F4F05"/>
    <w:rsid w:val="000F50EF"/>
    <w:rsid w:val="000F5357"/>
    <w:rsid w:val="000F5A55"/>
    <w:rsid w:val="000F6357"/>
    <w:rsid w:val="000F6DA4"/>
    <w:rsid w:val="000F706F"/>
    <w:rsid w:val="000F7941"/>
    <w:rsid w:val="00100223"/>
    <w:rsid w:val="0010114F"/>
    <w:rsid w:val="00101180"/>
    <w:rsid w:val="0010165D"/>
    <w:rsid w:val="00101867"/>
    <w:rsid w:val="00102966"/>
    <w:rsid w:val="00102D1C"/>
    <w:rsid w:val="00102DE0"/>
    <w:rsid w:val="0010442A"/>
    <w:rsid w:val="001053E7"/>
    <w:rsid w:val="00105E47"/>
    <w:rsid w:val="00105E8B"/>
    <w:rsid w:val="00106BE2"/>
    <w:rsid w:val="00107DCD"/>
    <w:rsid w:val="00107F81"/>
    <w:rsid w:val="0011101F"/>
    <w:rsid w:val="00111678"/>
    <w:rsid w:val="001126A5"/>
    <w:rsid w:val="001140B4"/>
    <w:rsid w:val="001144EC"/>
    <w:rsid w:val="0011576A"/>
    <w:rsid w:val="00115925"/>
    <w:rsid w:val="001168F1"/>
    <w:rsid w:val="00116E6C"/>
    <w:rsid w:val="00117851"/>
    <w:rsid w:val="00120571"/>
    <w:rsid w:val="00121901"/>
    <w:rsid w:val="00121E25"/>
    <w:rsid w:val="001220BC"/>
    <w:rsid w:val="0012291C"/>
    <w:rsid w:val="00122DA1"/>
    <w:rsid w:val="00122EA8"/>
    <w:rsid w:val="00123AFB"/>
    <w:rsid w:val="00123C53"/>
    <w:rsid w:val="00125A71"/>
    <w:rsid w:val="00126044"/>
    <w:rsid w:val="00126398"/>
    <w:rsid w:val="00126ED7"/>
    <w:rsid w:val="0012794B"/>
    <w:rsid w:val="001279AF"/>
    <w:rsid w:val="001319B2"/>
    <w:rsid w:val="00131CCB"/>
    <w:rsid w:val="00131D31"/>
    <w:rsid w:val="00131FF5"/>
    <w:rsid w:val="00133435"/>
    <w:rsid w:val="0013522C"/>
    <w:rsid w:val="00135898"/>
    <w:rsid w:val="001360B0"/>
    <w:rsid w:val="00136850"/>
    <w:rsid w:val="00136A08"/>
    <w:rsid w:val="00136C18"/>
    <w:rsid w:val="001372FD"/>
    <w:rsid w:val="00140070"/>
    <w:rsid w:val="00141FAF"/>
    <w:rsid w:val="001447BE"/>
    <w:rsid w:val="0014495B"/>
    <w:rsid w:val="00146146"/>
    <w:rsid w:val="0014730C"/>
    <w:rsid w:val="001474CE"/>
    <w:rsid w:val="001502FB"/>
    <w:rsid w:val="00150C4B"/>
    <w:rsid w:val="00150CAF"/>
    <w:rsid w:val="00151488"/>
    <w:rsid w:val="00153113"/>
    <w:rsid w:val="00154BE1"/>
    <w:rsid w:val="00155B36"/>
    <w:rsid w:val="00156598"/>
    <w:rsid w:val="00157F51"/>
    <w:rsid w:val="00160A0F"/>
    <w:rsid w:val="001610F0"/>
    <w:rsid w:val="001615B3"/>
    <w:rsid w:val="0016168D"/>
    <w:rsid w:val="00162582"/>
    <w:rsid w:val="00162F6A"/>
    <w:rsid w:val="00166AEC"/>
    <w:rsid w:val="00166CCA"/>
    <w:rsid w:val="00166F5D"/>
    <w:rsid w:val="00173535"/>
    <w:rsid w:val="001737E6"/>
    <w:rsid w:val="00173E9B"/>
    <w:rsid w:val="001741B6"/>
    <w:rsid w:val="00174ABD"/>
    <w:rsid w:val="001775D0"/>
    <w:rsid w:val="0017784D"/>
    <w:rsid w:val="00180857"/>
    <w:rsid w:val="00182844"/>
    <w:rsid w:val="00183595"/>
    <w:rsid w:val="00184A45"/>
    <w:rsid w:val="0018596A"/>
    <w:rsid w:val="00185C47"/>
    <w:rsid w:val="00185DD9"/>
    <w:rsid w:val="0018714D"/>
    <w:rsid w:val="0018777A"/>
    <w:rsid w:val="0019040A"/>
    <w:rsid w:val="00190985"/>
    <w:rsid w:val="00191F78"/>
    <w:rsid w:val="00192F0F"/>
    <w:rsid w:val="001941CC"/>
    <w:rsid w:val="00194580"/>
    <w:rsid w:val="00194854"/>
    <w:rsid w:val="00195D6A"/>
    <w:rsid w:val="00195F78"/>
    <w:rsid w:val="00196722"/>
    <w:rsid w:val="00196741"/>
    <w:rsid w:val="001A03B1"/>
    <w:rsid w:val="001A04F5"/>
    <w:rsid w:val="001A2473"/>
    <w:rsid w:val="001A263C"/>
    <w:rsid w:val="001A266B"/>
    <w:rsid w:val="001A3A28"/>
    <w:rsid w:val="001A3AFC"/>
    <w:rsid w:val="001B0035"/>
    <w:rsid w:val="001B013B"/>
    <w:rsid w:val="001B1788"/>
    <w:rsid w:val="001B18AD"/>
    <w:rsid w:val="001B34A0"/>
    <w:rsid w:val="001B3505"/>
    <w:rsid w:val="001B3A94"/>
    <w:rsid w:val="001B3D54"/>
    <w:rsid w:val="001B40F6"/>
    <w:rsid w:val="001B42C5"/>
    <w:rsid w:val="001B44CD"/>
    <w:rsid w:val="001B5DE1"/>
    <w:rsid w:val="001B66F9"/>
    <w:rsid w:val="001B6BD4"/>
    <w:rsid w:val="001C3AAE"/>
    <w:rsid w:val="001C42EF"/>
    <w:rsid w:val="001C53C7"/>
    <w:rsid w:val="001C5BB5"/>
    <w:rsid w:val="001C5E00"/>
    <w:rsid w:val="001C624A"/>
    <w:rsid w:val="001C6297"/>
    <w:rsid w:val="001C65BB"/>
    <w:rsid w:val="001C69C9"/>
    <w:rsid w:val="001D15F5"/>
    <w:rsid w:val="001D373F"/>
    <w:rsid w:val="001D4268"/>
    <w:rsid w:val="001D462C"/>
    <w:rsid w:val="001D4702"/>
    <w:rsid w:val="001D4E51"/>
    <w:rsid w:val="001D4E72"/>
    <w:rsid w:val="001D51E0"/>
    <w:rsid w:val="001D53C9"/>
    <w:rsid w:val="001D5964"/>
    <w:rsid w:val="001D6421"/>
    <w:rsid w:val="001D6462"/>
    <w:rsid w:val="001D7DA4"/>
    <w:rsid w:val="001E0333"/>
    <w:rsid w:val="001E058D"/>
    <w:rsid w:val="001E08C2"/>
    <w:rsid w:val="001E0BC0"/>
    <w:rsid w:val="001E0C06"/>
    <w:rsid w:val="001E2339"/>
    <w:rsid w:val="001E279F"/>
    <w:rsid w:val="001E30BC"/>
    <w:rsid w:val="001E3F11"/>
    <w:rsid w:val="001E3F87"/>
    <w:rsid w:val="001E40FB"/>
    <w:rsid w:val="001E4B25"/>
    <w:rsid w:val="001E572D"/>
    <w:rsid w:val="001E5C03"/>
    <w:rsid w:val="001E6074"/>
    <w:rsid w:val="001E65BE"/>
    <w:rsid w:val="001E721D"/>
    <w:rsid w:val="001E7645"/>
    <w:rsid w:val="001F04EC"/>
    <w:rsid w:val="001F1116"/>
    <w:rsid w:val="001F111D"/>
    <w:rsid w:val="001F18A0"/>
    <w:rsid w:val="001F2028"/>
    <w:rsid w:val="001F2030"/>
    <w:rsid w:val="001F2538"/>
    <w:rsid w:val="001F33D5"/>
    <w:rsid w:val="001F4BCD"/>
    <w:rsid w:val="001F4D82"/>
    <w:rsid w:val="001F51ED"/>
    <w:rsid w:val="001F531D"/>
    <w:rsid w:val="001F53B9"/>
    <w:rsid w:val="001F5DC6"/>
    <w:rsid w:val="001F65CE"/>
    <w:rsid w:val="001F789F"/>
    <w:rsid w:val="001F7FC2"/>
    <w:rsid w:val="00200D3F"/>
    <w:rsid w:val="00201107"/>
    <w:rsid w:val="002013AB"/>
    <w:rsid w:val="00201DA3"/>
    <w:rsid w:val="0020266E"/>
    <w:rsid w:val="00203C4D"/>
    <w:rsid w:val="00204C52"/>
    <w:rsid w:val="0020588A"/>
    <w:rsid w:val="002064CB"/>
    <w:rsid w:val="00206678"/>
    <w:rsid w:val="002070CD"/>
    <w:rsid w:val="0021024E"/>
    <w:rsid w:val="002105F8"/>
    <w:rsid w:val="0021171E"/>
    <w:rsid w:val="0021220C"/>
    <w:rsid w:val="002125D7"/>
    <w:rsid w:val="00212B0A"/>
    <w:rsid w:val="00212FCB"/>
    <w:rsid w:val="00214338"/>
    <w:rsid w:val="00214775"/>
    <w:rsid w:val="00214C5F"/>
    <w:rsid w:val="00215975"/>
    <w:rsid w:val="00215CCB"/>
    <w:rsid w:val="0021635C"/>
    <w:rsid w:val="00216AAA"/>
    <w:rsid w:val="002177C6"/>
    <w:rsid w:val="00217B10"/>
    <w:rsid w:val="00220CB2"/>
    <w:rsid w:val="00221AEB"/>
    <w:rsid w:val="00221B99"/>
    <w:rsid w:val="00222EF9"/>
    <w:rsid w:val="0022339A"/>
    <w:rsid w:val="00223F7E"/>
    <w:rsid w:val="002254F7"/>
    <w:rsid w:val="0023053B"/>
    <w:rsid w:val="00230634"/>
    <w:rsid w:val="00232526"/>
    <w:rsid w:val="002328B8"/>
    <w:rsid w:val="0023358C"/>
    <w:rsid w:val="00233736"/>
    <w:rsid w:val="0023435A"/>
    <w:rsid w:val="002350C1"/>
    <w:rsid w:val="0023539E"/>
    <w:rsid w:val="00235660"/>
    <w:rsid w:val="002374FA"/>
    <w:rsid w:val="002375D3"/>
    <w:rsid w:val="00240A9B"/>
    <w:rsid w:val="00240B72"/>
    <w:rsid w:val="00241708"/>
    <w:rsid w:val="00243DAF"/>
    <w:rsid w:val="00244348"/>
    <w:rsid w:val="002448FA"/>
    <w:rsid w:val="00244CF8"/>
    <w:rsid w:val="00245C47"/>
    <w:rsid w:val="002470A8"/>
    <w:rsid w:val="00247160"/>
    <w:rsid w:val="002471A6"/>
    <w:rsid w:val="0025040B"/>
    <w:rsid w:val="0025088D"/>
    <w:rsid w:val="0025148B"/>
    <w:rsid w:val="0025164A"/>
    <w:rsid w:val="002516FB"/>
    <w:rsid w:val="002518A7"/>
    <w:rsid w:val="00252016"/>
    <w:rsid w:val="002523B1"/>
    <w:rsid w:val="002533C5"/>
    <w:rsid w:val="00254614"/>
    <w:rsid w:val="00255659"/>
    <w:rsid w:val="00256F52"/>
    <w:rsid w:val="00257064"/>
    <w:rsid w:val="00257096"/>
    <w:rsid w:val="0025799B"/>
    <w:rsid w:val="00257D10"/>
    <w:rsid w:val="00257F5D"/>
    <w:rsid w:val="0026004E"/>
    <w:rsid w:val="002602A2"/>
    <w:rsid w:val="00260916"/>
    <w:rsid w:val="00260967"/>
    <w:rsid w:val="00261CDC"/>
    <w:rsid w:val="00261E6F"/>
    <w:rsid w:val="00262728"/>
    <w:rsid w:val="002629CE"/>
    <w:rsid w:val="00262EB7"/>
    <w:rsid w:val="002637CF"/>
    <w:rsid w:val="0026471F"/>
    <w:rsid w:val="00265852"/>
    <w:rsid w:val="00266163"/>
    <w:rsid w:val="00267C09"/>
    <w:rsid w:val="002715DF"/>
    <w:rsid w:val="002724A3"/>
    <w:rsid w:val="00272A32"/>
    <w:rsid w:val="00272B10"/>
    <w:rsid w:val="00273204"/>
    <w:rsid w:val="00273E91"/>
    <w:rsid w:val="00275821"/>
    <w:rsid w:val="00275A86"/>
    <w:rsid w:val="00276B38"/>
    <w:rsid w:val="00277B8F"/>
    <w:rsid w:val="00277EC4"/>
    <w:rsid w:val="00280585"/>
    <w:rsid w:val="00280D0E"/>
    <w:rsid w:val="00282507"/>
    <w:rsid w:val="00282A1E"/>
    <w:rsid w:val="00282AF4"/>
    <w:rsid w:val="00283488"/>
    <w:rsid w:val="00283755"/>
    <w:rsid w:val="002847E9"/>
    <w:rsid w:val="00284D60"/>
    <w:rsid w:val="002858C5"/>
    <w:rsid w:val="00287ACE"/>
    <w:rsid w:val="00290272"/>
    <w:rsid w:val="0029049E"/>
    <w:rsid w:val="002913ED"/>
    <w:rsid w:val="00291E6C"/>
    <w:rsid w:val="0029208D"/>
    <w:rsid w:val="00294C55"/>
    <w:rsid w:val="00294DB2"/>
    <w:rsid w:val="00294DFF"/>
    <w:rsid w:val="00296396"/>
    <w:rsid w:val="00296D8D"/>
    <w:rsid w:val="00296F15"/>
    <w:rsid w:val="00297559"/>
    <w:rsid w:val="00297E23"/>
    <w:rsid w:val="002A0868"/>
    <w:rsid w:val="002A0A03"/>
    <w:rsid w:val="002A185B"/>
    <w:rsid w:val="002A1E6C"/>
    <w:rsid w:val="002A2165"/>
    <w:rsid w:val="002A239E"/>
    <w:rsid w:val="002A3532"/>
    <w:rsid w:val="002A425E"/>
    <w:rsid w:val="002A4EDE"/>
    <w:rsid w:val="002A53AB"/>
    <w:rsid w:val="002A67EA"/>
    <w:rsid w:val="002A7514"/>
    <w:rsid w:val="002B1CA4"/>
    <w:rsid w:val="002B24FB"/>
    <w:rsid w:val="002B2983"/>
    <w:rsid w:val="002B3004"/>
    <w:rsid w:val="002B52DF"/>
    <w:rsid w:val="002B56AC"/>
    <w:rsid w:val="002B612A"/>
    <w:rsid w:val="002B7C8A"/>
    <w:rsid w:val="002C14E2"/>
    <w:rsid w:val="002C18D8"/>
    <w:rsid w:val="002C1B00"/>
    <w:rsid w:val="002C2680"/>
    <w:rsid w:val="002C3395"/>
    <w:rsid w:val="002C3BCF"/>
    <w:rsid w:val="002C4512"/>
    <w:rsid w:val="002C4AAB"/>
    <w:rsid w:val="002C5A35"/>
    <w:rsid w:val="002C5AB3"/>
    <w:rsid w:val="002C6257"/>
    <w:rsid w:val="002C62A1"/>
    <w:rsid w:val="002C62DD"/>
    <w:rsid w:val="002D1EA3"/>
    <w:rsid w:val="002D1F2A"/>
    <w:rsid w:val="002D23AA"/>
    <w:rsid w:val="002D25F6"/>
    <w:rsid w:val="002D2B6D"/>
    <w:rsid w:val="002D2CAF"/>
    <w:rsid w:val="002D2F1E"/>
    <w:rsid w:val="002D3018"/>
    <w:rsid w:val="002D3240"/>
    <w:rsid w:val="002D36B2"/>
    <w:rsid w:val="002D39F4"/>
    <w:rsid w:val="002D3BB6"/>
    <w:rsid w:val="002D3EDF"/>
    <w:rsid w:val="002D3EF1"/>
    <w:rsid w:val="002D44FD"/>
    <w:rsid w:val="002D748F"/>
    <w:rsid w:val="002D9F22"/>
    <w:rsid w:val="002E0CCF"/>
    <w:rsid w:val="002E1421"/>
    <w:rsid w:val="002E15FD"/>
    <w:rsid w:val="002E1676"/>
    <w:rsid w:val="002E195B"/>
    <w:rsid w:val="002E2D02"/>
    <w:rsid w:val="002E34BE"/>
    <w:rsid w:val="002E44A3"/>
    <w:rsid w:val="002E4861"/>
    <w:rsid w:val="002E4DB2"/>
    <w:rsid w:val="002E527B"/>
    <w:rsid w:val="002E615E"/>
    <w:rsid w:val="002E63EF"/>
    <w:rsid w:val="002E6564"/>
    <w:rsid w:val="002E664C"/>
    <w:rsid w:val="002E671D"/>
    <w:rsid w:val="002E7009"/>
    <w:rsid w:val="002E7403"/>
    <w:rsid w:val="002E7959"/>
    <w:rsid w:val="002F16A7"/>
    <w:rsid w:val="002F188D"/>
    <w:rsid w:val="002F20E0"/>
    <w:rsid w:val="002F2C8B"/>
    <w:rsid w:val="002F2F5E"/>
    <w:rsid w:val="002F3A83"/>
    <w:rsid w:val="002F4311"/>
    <w:rsid w:val="002F43FA"/>
    <w:rsid w:val="002F4497"/>
    <w:rsid w:val="002F538A"/>
    <w:rsid w:val="002F5A08"/>
    <w:rsid w:val="002F5D1E"/>
    <w:rsid w:val="002F610A"/>
    <w:rsid w:val="002F68D0"/>
    <w:rsid w:val="002F7C82"/>
    <w:rsid w:val="0030046A"/>
    <w:rsid w:val="00300B20"/>
    <w:rsid w:val="00300CAA"/>
    <w:rsid w:val="00301503"/>
    <w:rsid w:val="00301539"/>
    <w:rsid w:val="00301900"/>
    <w:rsid w:val="00301A5F"/>
    <w:rsid w:val="00302769"/>
    <w:rsid w:val="00302B31"/>
    <w:rsid w:val="00303823"/>
    <w:rsid w:val="00305091"/>
    <w:rsid w:val="00305E70"/>
    <w:rsid w:val="00306C26"/>
    <w:rsid w:val="00306DED"/>
    <w:rsid w:val="00307471"/>
    <w:rsid w:val="003113B2"/>
    <w:rsid w:val="00311A67"/>
    <w:rsid w:val="00312AD1"/>
    <w:rsid w:val="00313315"/>
    <w:rsid w:val="00313952"/>
    <w:rsid w:val="00313C3F"/>
    <w:rsid w:val="00313C40"/>
    <w:rsid w:val="00314F27"/>
    <w:rsid w:val="003152D0"/>
    <w:rsid w:val="003165F5"/>
    <w:rsid w:val="00316787"/>
    <w:rsid w:val="00316848"/>
    <w:rsid w:val="00316C3A"/>
    <w:rsid w:val="00316EE1"/>
    <w:rsid w:val="0031788C"/>
    <w:rsid w:val="003220E0"/>
    <w:rsid w:val="00322611"/>
    <w:rsid w:val="00323335"/>
    <w:rsid w:val="003246E7"/>
    <w:rsid w:val="0032548A"/>
    <w:rsid w:val="003267AC"/>
    <w:rsid w:val="003269B6"/>
    <w:rsid w:val="003278CB"/>
    <w:rsid w:val="00327BE4"/>
    <w:rsid w:val="00327FB0"/>
    <w:rsid w:val="00330DF1"/>
    <w:rsid w:val="00331461"/>
    <w:rsid w:val="00332531"/>
    <w:rsid w:val="00334760"/>
    <w:rsid w:val="00334DBF"/>
    <w:rsid w:val="0033508D"/>
    <w:rsid w:val="00335411"/>
    <w:rsid w:val="003355EB"/>
    <w:rsid w:val="00335626"/>
    <w:rsid w:val="00336998"/>
    <w:rsid w:val="00336BA0"/>
    <w:rsid w:val="0033798D"/>
    <w:rsid w:val="00337998"/>
    <w:rsid w:val="0034059C"/>
    <w:rsid w:val="00340975"/>
    <w:rsid w:val="00340A67"/>
    <w:rsid w:val="00340B5B"/>
    <w:rsid w:val="00340BBF"/>
    <w:rsid w:val="0034180C"/>
    <w:rsid w:val="00341942"/>
    <w:rsid w:val="0034249E"/>
    <w:rsid w:val="00342650"/>
    <w:rsid w:val="0034320D"/>
    <w:rsid w:val="00343707"/>
    <w:rsid w:val="0034452E"/>
    <w:rsid w:val="00344BD6"/>
    <w:rsid w:val="003451FD"/>
    <w:rsid w:val="00345F9C"/>
    <w:rsid w:val="0034627B"/>
    <w:rsid w:val="003462F1"/>
    <w:rsid w:val="003463FF"/>
    <w:rsid w:val="003465D8"/>
    <w:rsid w:val="00346DF7"/>
    <w:rsid w:val="003475E0"/>
    <w:rsid w:val="00347B09"/>
    <w:rsid w:val="00347CCA"/>
    <w:rsid w:val="00350640"/>
    <w:rsid w:val="0035389C"/>
    <w:rsid w:val="00353D53"/>
    <w:rsid w:val="00353F2A"/>
    <w:rsid w:val="0035456C"/>
    <w:rsid w:val="003547E5"/>
    <w:rsid w:val="0035482F"/>
    <w:rsid w:val="00354A8C"/>
    <w:rsid w:val="00355312"/>
    <w:rsid w:val="003559CD"/>
    <w:rsid w:val="00355B66"/>
    <w:rsid w:val="00355B6B"/>
    <w:rsid w:val="0035602A"/>
    <w:rsid w:val="00356C70"/>
    <w:rsid w:val="00360954"/>
    <w:rsid w:val="00362A3C"/>
    <w:rsid w:val="00363F61"/>
    <w:rsid w:val="003645BC"/>
    <w:rsid w:val="00365017"/>
    <w:rsid w:val="00365845"/>
    <w:rsid w:val="00365B95"/>
    <w:rsid w:val="00366B40"/>
    <w:rsid w:val="0036733B"/>
    <w:rsid w:val="00371291"/>
    <w:rsid w:val="00372383"/>
    <w:rsid w:val="00372615"/>
    <w:rsid w:val="00373D25"/>
    <w:rsid w:val="0037644B"/>
    <w:rsid w:val="00377418"/>
    <w:rsid w:val="0037798B"/>
    <w:rsid w:val="00380E5A"/>
    <w:rsid w:val="0038124E"/>
    <w:rsid w:val="00381F2A"/>
    <w:rsid w:val="00382627"/>
    <w:rsid w:val="003826F4"/>
    <w:rsid w:val="00382D52"/>
    <w:rsid w:val="00382EE1"/>
    <w:rsid w:val="00383920"/>
    <w:rsid w:val="00383A1D"/>
    <w:rsid w:val="00383F37"/>
    <w:rsid w:val="003849DA"/>
    <w:rsid w:val="00385D35"/>
    <w:rsid w:val="00386EDB"/>
    <w:rsid w:val="003870D5"/>
    <w:rsid w:val="003870F1"/>
    <w:rsid w:val="00387270"/>
    <w:rsid w:val="003902D5"/>
    <w:rsid w:val="00390CD2"/>
    <w:rsid w:val="00390EA6"/>
    <w:rsid w:val="003934C5"/>
    <w:rsid w:val="003937BC"/>
    <w:rsid w:val="003941C2"/>
    <w:rsid w:val="00394DD8"/>
    <w:rsid w:val="00395EF3"/>
    <w:rsid w:val="00396B18"/>
    <w:rsid w:val="003A196F"/>
    <w:rsid w:val="003A1E9E"/>
    <w:rsid w:val="003A20BD"/>
    <w:rsid w:val="003A233A"/>
    <w:rsid w:val="003A2880"/>
    <w:rsid w:val="003A3197"/>
    <w:rsid w:val="003A3497"/>
    <w:rsid w:val="003A3C9D"/>
    <w:rsid w:val="003A413D"/>
    <w:rsid w:val="003A42BD"/>
    <w:rsid w:val="003A4EE7"/>
    <w:rsid w:val="003A5F2D"/>
    <w:rsid w:val="003A6490"/>
    <w:rsid w:val="003A6851"/>
    <w:rsid w:val="003A7ADC"/>
    <w:rsid w:val="003B08DA"/>
    <w:rsid w:val="003B0E50"/>
    <w:rsid w:val="003B2A9F"/>
    <w:rsid w:val="003B2B34"/>
    <w:rsid w:val="003B3426"/>
    <w:rsid w:val="003B362B"/>
    <w:rsid w:val="003B3D6D"/>
    <w:rsid w:val="003B443D"/>
    <w:rsid w:val="003B498D"/>
    <w:rsid w:val="003B7604"/>
    <w:rsid w:val="003B79E0"/>
    <w:rsid w:val="003C072B"/>
    <w:rsid w:val="003C221E"/>
    <w:rsid w:val="003C2B58"/>
    <w:rsid w:val="003C4A80"/>
    <w:rsid w:val="003C4F77"/>
    <w:rsid w:val="003C5814"/>
    <w:rsid w:val="003C5AD0"/>
    <w:rsid w:val="003C5D38"/>
    <w:rsid w:val="003C6FC4"/>
    <w:rsid w:val="003C7475"/>
    <w:rsid w:val="003C7A37"/>
    <w:rsid w:val="003D098F"/>
    <w:rsid w:val="003D1063"/>
    <w:rsid w:val="003D1507"/>
    <w:rsid w:val="003D1670"/>
    <w:rsid w:val="003D233D"/>
    <w:rsid w:val="003D2528"/>
    <w:rsid w:val="003D2947"/>
    <w:rsid w:val="003D318A"/>
    <w:rsid w:val="003D349B"/>
    <w:rsid w:val="003D4994"/>
    <w:rsid w:val="003D56B1"/>
    <w:rsid w:val="003D57C7"/>
    <w:rsid w:val="003D5C1A"/>
    <w:rsid w:val="003D5E74"/>
    <w:rsid w:val="003D7F62"/>
    <w:rsid w:val="003E0052"/>
    <w:rsid w:val="003E081C"/>
    <w:rsid w:val="003E0AEC"/>
    <w:rsid w:val="003E0CDE"/>
    <w:rsid w:val="003E14F0"/>
    <w:rsid w:val="003E159F"/>
    <w:rsid w:val="003E1F2A"/>
    <w:rsid w:val="003E2966"/>
    <w:rsid w:val="003E3C33"/>
    <w:rsid w:val="003E4954"/>
    <w:rsid w:val="003E5835"/>
    <w:rsid w:val="003E5B93"/>
    <w:rsid w:val="003E5FCA"/>
    <w:rsid w:val="003E612D"/>
    <w:rsid w:val="003E6652"/>
    <w:rsid w:val="003E74E5"/>
    <w:rsid w:val="003E7815"/>
    <w:rsid w:val="003E7F3C"/>
    <w:rsid w:val="003F0A71"/>
    <w:rsid w:val="003F0CD9"/>
    <w:rsid w:val="003F15B3"/>
    <w:rsid w:val="003F1BC8"/>
    <w:rsid w:val="003F243A"/>
    <w:rsid w:val="003F3DA0"/>
    <w:rsid w:val="003F4427"/>
    <w:rsid w:val="003F499C"/>
    <w:rsid w:val="003F5217"/>
    <w:rsid w:val="003F5320"/>
    <w:rsid w:val="003F57B4"/>
    <w:rsid w:val="003F5FE6"/>
    <w:rsid w:val="003F782A"/>
    <w:rsid w:val="003F784D"/>
    <w:rsid w:val="0040026C"/>
    <w:rsid w:val="0040115C"/>
    <w:rsid w:val="004015DE"/>
    <w:rsid w:val="00401F3B"/>
    <w:rsid w:val="0040235E"/>
    <w:rsid w:val="004026FD"/>
    <w:rsid w:val="00403195"/>
    <w:rsid w:val="00404180"/>
    <w:rsid w:val="004050C7"/>
    <w:rsid w:val="00406118"/>
    <w:rsid w:val="00406BC8"/>
    <w:rsid w:val="00407525"/>
    <w:rsid w:val="00407973"/>
    <w:rsid w:val="00407D27"/>
    <w:rsid w:val="00407E2F"/>
    <w:rsid w:val="00407FD0"/>
    <w:rsid w:val="0041311C"/>
    <w:rsid w:val="00413149"/>
    <w:rsid w:val="00413C5C"/>
    <w:rsid w:val="00413C8C"/>
    <w:rsid w:val="00413FCB"/>
    <w:rsid w:val="00414125"/>
    <w:rsid w:val="0041422C"/>
    <w:rsid w:val="00414FD4"/>
    <w:rsid w:val="00415E3A"/>
    <w:rsid w:val="0041691A"/>
    <w:rsid w:val="00416A44"/>
    <w:rsid w:val="00417956"/>
    <w:rsid w:val="00421870"/>
    <w:rsid w:val="00421D4C"/>
    <w:rsid w:val="00421DD4"/>
    <w:rsid w:val="00421ECB"/>
    <w:rsid w:val="00422355"/>
    <w:rsid w:val="004224B6"/>
    <w:rsid w:val="004230BD"/>
    <w:rsid w:val="00424562"/>
    <w:rsid w:val="0042466D"/>
    <w:rsid w:val="004251F7"/>
    <w:rsid w:val="004253A5"/>
    <w:rsid w:val="00426DE0"/>
    <w:rsid w:val="0042790A"/>
    <w:rsid w:val="0043002F"/>
    <w:rsid w:val="00430F95"/>
    <w:rsid w:val="00431198"/>
    <w:rsid w:val="00431667"/>
    <w:rsid w:val="004321B4"/>
    <w:rsid w:val="004323AE"/>
    <w:rsid w:val="0043245B"/>
    <w:rsid w:val="00432E05"/>
    <w:rsid w:val="004330A7"/>
    <w:rsid w:val="0043311F"/>
    <w:rsid w:val="004347BA"/>
    <w:rsid w:val="004363B0"/>
    <w:rsid w:val="00436B1D"/>
    <w:rsid w:val="00436BC7"/>
    <w:rsid w:val="00437CFD"/>
    <w:rsid w:val="004403BC"/>
    <w:rsid w:val="00440629"/>
    <w:rsid w:val="0044080E"/>
    <w:rsid w:val="00440A34"/>
    <w:rsid w:val="00442180"/>
    <w:rsid w:val="00442475"/>
    <w:rsid w:val="0044279D"/>
    <w:rsid w:val="00442F3B"/>
    <w:rsid w:val="00444184"/>
    <w:rsid w:val="004447B0"/>
    <w:rsid w:val="004449FA"/>
    <w:rsid w:val="00445DEA"/>
    <w:rsid w:val="004469EE"/>
    <w:rsid w:val="004475CC"/>
    <w:rsid w:val="00447DDE"/>
    <w:rsid w:val="004505FF"/>
    <w:rsid w:val="00451027"/>
    <w:rsid w:val="004522C5"/>
    <w:rsid w:val="00452CB3"/>
    <w:rsid w:val="00453371"/>
    <w:rsid w:val="00453A42"/>
    <w:rsid w:val="00453CA3"/>
    <w:rsid w:val="004545E5"/>
    <w:rsid w:val="00454BF3"/>
    <w:rsid w:val="00455251"/>
    <w:rsid w:val="00455914"/>
    <w:rsid w:val="0045664A"/>
    <w:rsid w:val="0045686C"/>
    <w:rsid w:val="0046078E"/>
    <w:rsid w:val="00460E0D"/>
    <w:rsid w:val="0046155C"/>
    <w:rsid w:val="0046197D"/>
    <w:rsid w:val="00462F03"/>
    <w:rsid w:val="00463F6F"/>
    <w:rsid w:val="0046523A"/>
    <w:rsid w:val="004662E5"/>
    <w:rsid w:val="004678E3"/>
    <w:rsid w:val="004701E2"/>
    <w:rsid w:val="0047130B"/>
    <w:rsid w:val="004719DB"/>
    <w:rsid w:val="00473E58"/>
    <w:rsid w:val="00473F9F"/>
    <w:rsid w:val="004745D5"/>
    <w:rsid w:val="00475159"/>
    <w:rsid w:val="004753ED"/>
    <w:rsid w:val="00476A86"/>
    <w:rsid w:val="00476A8D"/>
    <w:rsid w:val="00476C72"/>
    <w:rsid w:val="00477272"/>
    <w:rsid w:val="00477847"/>
    <w:rsid w:val="0047798F"/>
    <w:rsid w:val="00477D66"/>
    <w:rsid w:val="004807ED"/>
    <w:rsid w:val="00481089"/>
    <w:rsid w:val="00481F7D"/>
    <w:rsid w:val="00482673"/>
    <w:rsid w:val="00483D6A"/>
    <w:rsid w:val="00484729"/>
    <w:rsid w:val="004848F5"/>
    <w:rsid w:val="0048513C"/>
    <w:rsid w:val="004852AD"/>
    <w:rsid w:val="00485CAB"/>
    <w:rsid w:val="0048601E"/>
    <w:rsid w:val="00486618"/>
    <w:rsid w:val="00487297"/>
    <w:rsid w:val="004876A4"/>
    <w:rsid w:val="00487EDE"/>
    <w:rsid w:val="00490151"/>
    <w:rsid w:val="00490D30"/>
    <w:rsid w:val="004921D6"/>
    <w:rsid w:val="00492BA0"/>
    <w:rsid w:val="00492ED6"/>
    <w:rsid w:val="004933B6"/>
    <w:rsid w:val="00493B90"/>
    <w:rsid w:val="00493D8C"/>
    <w:rsid w:val="0049467F"/>
    <w:rsid w:val="00495486"/>
    <w:rsid w:val="00495551"/>
    <w:rsid w:val="004956CA"/>
    <w:rsid w:val="0049592F"/>
    <w:rsid w:val="004979E8"/>
    <w:rsid w:val="00497C64"/>
    <w:rsid w:val="004A1316"/>
    <w:rsid w:val="004A1949"/>
    <w:rsid w:val="004A22CE"/>
    <w:rsid w:val="004A2E8D"/>
    <w:rsid w:val="004A453A"/>
    <w:rsid w:val="004A4E07"/>
    <w:rsid w:val="004A547C"/>
    <w:rsid w:val="004A58F6"/>
    <w:rsid w:val="004B092D"/>
    <w:rsid w:val="004B142C"/>
    <w:rsid w:val="004B2974"/>
    <w:rsid w:val="004B35CE"/>
    <w:rsid w:val="004B6753"/>
    <w:rsid w:val="004B69DC"/>
    <w:rsid w:val="004B6B45"/>
    <w:rsid w:val="004B76A4"/>
    <w:rsid w:val="004B7E7F"/>
    <w:rsid w:val="004B7EE7"/>
    <w:rsid w:val="004C008A"/>
    <w:rsid w:val="004C0347"/>
    <w:rsid w:val="004C06FE"/>
    <w:rsid w:val="004C0CF7"/>
    <w:rsid w:val="004C3BA9"/>
    <w:rsid w:val="004C4783"/>
    <w:rsid w:val="004C5E14"/>
    <w:rsid w:val="004C60D8"/>
    <w:rsid w:val="004C628C"/>
    <w:rsid w:val="004C6AFD"/>
    <w:rsid w:val="004D1946"/>
    <w:rsid w:val="004D2733"/>
    <w:rsid w:val="004D279D"/>
    <w:rsid w:val="004D2E60"/>
    <w:rsid w:val="004D363B"/>
    <w:rsid w:val="004D3864"/>
    <w:rsid w:val="004D3CB6"/>
    <w:rsid w:val="004E0A89"/>
    <w:rsid w:val="004E0B7B"/>
    <w:rsid w:val="004E0BB2"/>
    <w:rsid w:val="004E15E8"/>
    <w:rsid w:val="004E177F"/>
    <w:rsid w:val="004E197B"/>
    <w:rsid w:val="004E1C75"/>
    <w:rsid w:val="004E262C"/>
    <w:rsid w:val="004E2DC5"/>
    <w:rsid w:val="004E32D2"/>
    <w:rsid w:val="004E38C8"/>
    <w:rsid w:val="004E601F"/>
    <w:rsid w:val="004E639E"/>
    <w:rsid w:val="004F014B"/>
    <w:rsid w:val="004F0491"/>
    <w:rsid w:val="004F0523"/>
    <w:rsid w:val="004F0525"/>
    <w:rsid w:val="004F0734"/>
    <w:rsid w:val="004F1B09"/>
    <w:rsid w:val="004F24D2"/>
    <w:rsid w:val="004F24F7"/>
    <w:rsid w:val="004F257D"/>
    <w:rsid w:val="004F2F2C"/>
    <w:rsid w:val="004F3498"/>
    <w:rsid w:val="004F43CE"/>
    <w:rsid w:val="004F5399"/>
    <w:rsid w:val="004F624B"/>
    <w:rsid w:val="004F67EF"/>
    <w:rsid w:val="00500086"/>
    <w:rsid w:val="00500E49"/>
    <w:rsid w:val="00500FFF"/>
    <w:rsid w:val="00501559"/>
    <w:rsid w:val="00501C4A"/>
    <w:rsid w:val="005020F2"/>
    <w:rsid w:val="00502F93"/>
    <w:rsid w:val="005030F3"/>
    <w:rsid w:val="005037FF"/>
    <w:rsid w:val="00503E3E"/>
    <w:rsid w:val="005051B7"/>
    <w:rsid w:val="00505C79"/>
    <w:rsid w:val="00506BF8"/>
    <w:rsid w:val="00507003"/>
    <w:rsid w:val="0050799C"/>
    <w:rsid w:val="00507F5D"/>
    <w:rsid w:val="00510053"/>
    <w:rsid w:val="005107F4"/>
    <w:rsid w:val="00510BD0"/>
    <w:rsid w:val="00511A38"/>
    <w:rsid w:val="00511F5B"/>
    <w:rsid w:val="005128F7"/>
    <w:rsid w:val="00512EFB"/>
    <w:rsid w:val="00514435"/>
    <w:rsid w:val="00515171"/>
    <w:rsid w:val="00515713"/>
    <w:rsid w:val="00516848"/>
    <w:rsid w:val="00516CD3"/>
    <w:rsid w:val="005171BF"/>
    <w:rsid w:val="005172D3"/>
    <w:rsid w:val="00520BF1"/>
    <w:rsid w:val="00520D77"/>
    <w:rsid w:val="00520E1A"/>
    <w:rsid w:val="0052150B"/>
    <w:rsid w:val="0052259E"/>
    <w:rsid w:val="005238BB"/>
    <w:rsid w:val="00523FBB"/>
    <w:rsid w:val="00525E6B"/>
    <w:rsid w:val="005268AC"/>
    <w:rsid w:val="005268E1"/>
    <w:rsid w:val="00526D65"/>
    <w:rsid w:val="005271B4"/>
    <w:rsid w:val="005277ED"/>
    <w:rsid w:val="00527AE8"/>
    <w:rsid w:val="00527AFC"/>
    <w:rsid w:val="00527F99"/>
    <w:rsid w:val="00530029"/>
    <w:rsid w:val="00530C9A"/>
    <w:rsid w:val="00530FF9"/>
    <w:rsid w:val="005314D4"/>
    <w:rsid w:val="00532749"/>
    <w:rsid w:val="00532755"/>
    <w:rsid w:val="0053479F"/>
    <w:rsid w:val="00534D6E"/>
    <w:rsid w:val="0053571E"/>
    <w:rsid w:val="00535BD5"/>
    <w:rsid w:val="00535D14"/>
    <w:rsid w:val="0053688F"/>
    <w:rsid w:val="0054137D"/>
    <w:rsid w:val="0054152A"/>
    <w:rsid w:val="005421EB"/>
    <w:rsid w:val="00542A04"/>
    <w:rsid w:val="005436F2"/>
    <w:rsid w:val="00543C54"/>
    <w:rsid w:val="00546374"/>
    <w:rsid w:val="005470F5"/>
    <w:rsid w:val="00547E50"/>
    <w:rsid w:val="005520F5"/>
    <w:rsid w:val="00552228"/>
    <w:rsid w:val="0055278F"/>
    <w:rsid w:val="00552B94"/>
    <w:rsid w:val="00552D88"/>
    <w:rsid w:val="00553042"/>
    <w:rsid w:val="005530DB"/>
    <w:rsid w:val="00553F6C"/>
    <w:rsid w:val="005544EA"/>
    <w:rsid w:val="00554C97"/>
    <w:rsid w:val="00555BCF"/>
    <w:rsid w:val="00556507"/>
    <w:rsid w:val="005566D6"/>
    <w:rsid w:val="00556E5A"/>
    <w:rsid w:val="0056085A"/>
    <w:rsid w:val="00560885"/>
    <w:rsid w:val="0056124D"/>
    <w:rsid w:val="005617DB"/>
    <w:rsid w:val="00562375"/>
    <w:rsid w:val="00563D4D"/>
    <w:rsid w:val="00563E01"/>
    <w:rsid w:val="00564E77"/>
    <w:rsid w:val="005650DA"/>
    <w:rsid w:val="0056599D"/>
    <w:rsid w:val="00566D30"/>
    <w:rsid w:val="00567443"/>
    <w:rsid w:val="00567FB9"/>
    <w:rsid w:val="00570CED"/>
    <w:rsid w:val="00571015"/>
    <w:rsid w:val="005713FD"/>
    <w:rsid w:val="0057235C"/>
    <w:rsid w:val="00573120"/>
    <w:rsid w:val="00573E5C"/>
    <w:rsid w:val="00573EF8"/>
    <w:rsid w:val="005741A0"/>
    <w:rsid w:val="00575E71"/>
    <w:rsid w:val="00575EC8"/>
    <w:rsid w:val="0057662E"/>
    <w:rsid w:val="00576E36"/>
    <w:rsid w:val="005774F3"/>
    <w:rsid w:val="0058031A"/>
    <w:rsid w:val="00581020"/>
    <w:rsid w:val="00581D52"/>
    <w:rsid w:val="005821AC"/>
    <w:rsid w:val="005829E5"/>
    <w:rsid w:val="0058328B"/>
    <w:rsid w:val="0058329C"/>
    <w:rsid w:val="00584F91"/>
    <w:rsid w:val="00585C86"/>
    <w:rsid w:val="00585EDA"/>
    <w:rsid w:val="005870CF"/>
    <w:rsid w:val="00587879"/>
    <w:rsid w:val="00590F61"/>
    <w:rsid w:val="005915BC"/>
    <w:rsid w:val="00591CA5"/>
    <w:rsid w:val="00592228"/>
    <w:rsid w:val="0059255D"/>
    <w:rsid w:val="005945B5"/>
    <w:rsid w:val="005959FB"/>
    <w:rsid w:val="005A06EB"/>
    <w:rsid w:val="005A0B70"/>
    <w:rsid w:val="005A0BB1"/>
    <w:rsid w:val="005A1074"/>
    <w:rsid w:val="005A194B"/>
    <w:rsid w:val="005A1BF5"/>
    <w:rsid w:val="005A1D2D"/>
    <w:rsid w:val="005A1E82"/>
    <w:rsid w:val="005A20E4"/>
    <w:rsid w:val="005A24B2"/>
    <w:rsid w:val="005A46E3"/>
    <w:rsid w:val="005A47A2"/>
    <w:rsid w:val="005A4D4D"/>
    <w:rsid w:val="005A521D"/>
    <w:rsid w:val="005A53ED"/>
    <w:rsid w:val="005A549E"/>
    <w:rsid w:val="005A5E50"/>
    <w:rsid w:val="005A62A6"/>
    <w:rsid w:val="005A6495"/>
    <w:rsid w:val="005A6C19"/>
    <w:rsid w:val="005A77DB"/>
    <w:rsid w:val="005A7EDB"/>
    <w:rsid w:val="005B00A6"/>
    <w:rsid w:val="005B0A2B"/>
    <w:rsid w:val="005B105F"/>
    <w:rsid w:val="005B188D"/>
    <w:rsid w:val="005B3020"/>
    <w:rsid w:val="005B3263"/>
    <w:rsid w:val="005B34C1"/>
    <w:rsid w:val="005B3A84"/>
    <w:rsid w:val="005B3C9E"/>
    <w:rsid w:val="005B3DF2"/>
    <w:rsid w:val="005B437A"/>
    <w:rsid w:val="005B43D1"/>
    <w:rsid w:val="005B4745"/>
    <w:rsid w:val="005B4B94"/>
    <w:rsid w:val="005B5447"/>
    <w:rsid w:val="005B5D22"/>
    <w:rsid w:val="005B67CB"/>
    <w:rsid w:val="005B69DE"/>
    <w:rsid w:val="005B77F0"/>
    <w:rsid w:val="005C0ADA"/>
    <w:rsid w:val="005C101A"/>
    <w:rsid w:val="005C1641"/>
    <w:rsid w:val="005C1804"/>
    <w:rsid w:val="005C1D82"/>
    <w:rsid w:val="005C23E0"/>
    <w:rsid w:val="005C3B64"/>
    <w:rsid w:val="005C3B92"/>
    <w:rsid w:val="005C44DB"/>
    <w:rsid w:val="005C4EFB"/>
    <w:rsid w:val="005C62BD"/>
    <w:rsid w:val="005C6B28"/>
    <w:rsid w:val="005C6CF4"/>
    <w:rsid w:val="005C7D93"/>
    <w:rsid w:val="005D0D34"/>
    <w:rsid w:val="005D15F0"/>
    <w:rsid w:val="005D1962"/>
    <w:rsid w:val="005D1B03"/>
    <w:rsid w:val="005D2B9C"/>
    <w:rsid w:val="005D3B71"/>
    <w:rsid w:val="005D3B93"/>
    <w:rsid w:val="005D524E"/>
    <w:rsid w:val="005D589E"/>
    <w:rsid w:val="005D62C6"/>
    <w:rsid w:val="005D63FB"/>
    <w:rsid w:val="005D6E7C"/>
    <w:rsid w:val="005D793E"/>
    <w:rsid w:val="005E058F"/>
    <w:rsid w:val="005E21C5"/>
    <w:rsid w:val="005E2850"/>
    <w:rsid w:val="005E3255"/>
    <w:rsid w:val="005E32DA"/>
    <w:rsid w:val="005E35FC"/>
    <w:rsid w:val="005E3EAD"/>
    <w:rsid w:val="005E4283"/>
    <w:rsid w:val="005E5979"/>
    <w:rsid w:val="005E5F11"/>
    <w:rsid w:val="005E6149"/>
    <w:rsid w:val="005E6DCF"/>
    <w:rsid w:val="005F0991"/>
    <w:rsid w:val="005F1026"/>
    <w:rsid w:val="005F1256"/>
    <w:rsid w:val="005F3629"/>
    <w:rsid w:val="005F3851"/>
    <w:rsid w:val="005F422F"/>
    <w:rsid w:val="005F44C8"/>
    <w:rsid w:val="005F4814"/>
    <w:rsid w:val="005F4C8B"/>
    <w:rsid w:val="005F4DFB"/>
    <w:rsid w:val="005F4FCB"/>
    <w:rsid w:val="005F592A"/>
    <w:rsid w:val="005F6F5D"/>
    <w:rsid w:val="00600885"/>
    <w:rsid w:val="00600F3B"/>
    <w:rsid w:val="00601E08"/>
    <w:rsid w:val="00601E81"/>
    <w:rsid w:val="0060205A"/>
    <w:rsid w:val="006026BA"/>
    <w:rsid w:val="00602C9B"/>
    <w:rsid w:val="00602CB4"/>
    <w:rsid w:val="006044C6"/>
    <w:rsid w:val="00604AED"/>
    <w:rsid w:val="00604E0D"/>
    <w:rsid w:val="00605F48"/>
    <w:rsid w:val="00606B6F"/>
    <w:rsid w:val="00607C3E"/>
    <w:rsid w:val="00607F96"/>
    <w:rsid w:val="00610834"/>
    <w:rsid w:val="0061114A"/>
    <w:rsid w:val="00611E05"/>
    <w:rsid w:val="006139CB"/>
    <w:rsid w:val="0061435A"/>
    <w:rsid w:val="00615CB3"/>
    <w:rsid w:val="00616499"/>
    <w:rsid w:val="0061680C"/>
    <w:rsid w:val="00616A61"/>
    <w:rsid w:val="00617E3F"/>
    <w:rsid w:val="00620577"/>
    <w:rsid w:val="00620E41"/>
    <w:rsid w:val="00621405"/>
    <w:rsid w:val="00621812"/>
    <w:rsid w:val="0062184E"/>
    <w:rsid w:val="00621B15"/>
    <w:rsid w:val="0062376E"/>
    <w:rsid w:val="006238BA"/>
    <w:rsid w:val="006239D0"/>
    <w:rsid w:val="006242B9"/>
    <w:rsid w:val="006255D4"/>
    <w:rsid w:val="00627703"/>
    <w:rsid w:val="006314F8"/>
    <w:rsid w:val="00634FE8"/>
    <w:rsid w:val="00635891"/>
    <w:rsid w:val="00640B13"/>
    <w:rsid w:val="00641BC5"/>
    <w:rsid w:val="00643190"/>
    <w:rsid w:val="006432AD"/>
    <w:rsid w:val="0064374F"/>
    <w:rsid w:val="006451A8"/>
    <w:rsid w:val="006470B3"/>
    <w:rsid w:val="006477E9"/>
    <w:rsid w:val="00650C8D"/>
    <w:rsid w:val="00651A47"/>
    <w:rsid w:val="00651E6D"/>
    <w:rsid w:val="0065203B"/>
    <w:rsid w:val="00653294"/>
    <w:rsid w:val="00653787"/>
    <w:rsid w:val="00654218"/>
    <w:rsid w:val="0065454C"/>
    <w:rsid w:val="00654D14"/>
    <w:rsid w:val="00655653"/>
    <w:rsid w:val="00655BC7"/>
    <w:rsid w:val="0065607F"/>
    <w:rsid w:val="00656759"/>
    <w:rsid w:val="00656B4B"/>
    <w:rsid w:val="00657422"/>
    <w:rsid w:val="006600AC"/>
    <w:rsid w:val="00660BFC"/>
    <w:rsid w:val="00661448"/>
    <w:rsid w:val="00661E4F"/>
    <w:rsid w:val="00662726"/>
    <w:rsid w:val="00664DAA"/>
    <w:rsid w:val="00664EBE"/>
    <w:rsid w:val="0066511E"/>
    <w:rsid w:val="0066685B"/>
    <w:rsid w:val="006700CB"/>
    <w:rsid w:val="00672200"/>
    <w:rsid w:val="006751C6"/>
    <w:rsid w:val="0067526E"/>
    <w:rsid w:val="006756C5"/>
    <w:rsid w:val="00675836"/>
    <w:rsid w:val="00675BEE"/>
    <w:rsid w:val="00676389"/>
    <w:rsid w:val="006768D0"/>
    <w:rsid w:val="006774D3"/>
    <w:rsid w:val="006779E8"/>
    <w:rsid w:val="00677D1A"/>
    <w:rsid w:val="00680304"/>
    <w:rsid w:val="00680CB8"/>
    <w:rsid w:val="0068100D"/>
    <w:rsid w:val="0068283E"/>
    <w:rsid w:val="00682889"/>
    <w:rsid w:val="00682958"/>
    <w:rsid w:val="0068368A"/>
    <w:rsid w:val="00683A30"/>
    <w:rsid w:val="00683A50"/>
    <w:rsid w:val="00683C47"/>
    <w:rsid w:val="00683CB5"/>
    <w:rsid w:val="00684026"/>
    <w:rsid w:val="00684138"/>
    <w:rsid w:val="00684E8E"/>
    <w:rsid w:val="00686911"/>
    <w:rsid w:val="00687016"/>
    <w:rsid w:val="006907C1"/>
    <w:rsid w:val="00690EAD"/>
    <w:rsid w:val="00691320"/>
    <w:rsid w:val="0069157A"/>
    <w:rsid w:val="00691889"/>
    <w:rsid w:val="00692659"/>
    <w:rsid w:val="0069269B"/>
    <w:rsid w:val="00694111"/>
    <w:rsid w:val="006943B3"/>
    <w:rsid w:val="006945E9"/>
    <w:rsid w:val="00694C78"/>
    <w:rsid w:val="00695D23"/>
    <w:rsid w:val="00696760"/>
    <w:rsid w:val="006967FC"/>
    <w:rsid w:val="006970C8"/>
    <w:rsid w:val="006A09D7"/>
    <w:rsid w:val="006A1CF6"/>
    <w:rsid w:val="006A237B"/>
    <w:rsid w:val="006A29A2"/>
    <w:rsid w:val="006A2E76"/>
    <w:rsid w:val="006A2FA5"/>
    <w:rsid w:val="006A3927"/>
    <w:rsid w:val="006A3B17"/>
    <w:rsid w:val="006A3C23"/>
    <w:rsid w:val="006A3D48"/>
    <w:rsid w:val="006A4065"/>
    <w:rsid w:val="006A43FE"/>
    <w:rsid w:val="006A4590"/>
    <w:rsid w:val="006A4684"/>
    <w:rsid w:val="006A5047"/>
    <w:rsid w:val="006A548E"/>
    <w:rsid w:val="006A5648"/>
    <w:rsid w:val="006A5E4E"/>
    <w:rsid w:val="006A61F7"/>
    <w:rsid w:val="006A74F6"/>
    <w:rsid w:val="006B0458"/>
    <w:rsid w:val="006B1DB1"/>
    <w:rsid w:val="006B1E8F"/>
    <w:rsid w:val="006B29A9"/>
    <w:rsid w:val="006B3072"/>
    <w:rsid w:val="006B3729"/>
    <w:rsid w:val="006B38AE"/>
    <w:rsid w:val="006B4A66"/>
    <w:rsid w:val="006B4D22"/>
    <w:rsid w:val="006B636E"/>
    <w:rsid w:val="006B6F63"/>
    <w:rsid w:val="006B70BC"/>
    <w:rsid w:val="006B79E0"/>
    <w:rsid w:val="006C037F"/>
    <w:rsid w:val="006C0CEB"/>
    <w:rsid w:val="006C1711"/>
    <w:rsid w:val="006C1A91"/>
    <w:rsid w:val="006C204D"/>
    <w:rsid w:val="006C20F4"/>
    <w:rsid w:val="006C2879"/>
    <w:rsid w:val="006C2B5F"/>
    <w:rsid w:val="006C2C24"/>
    <w:rsid w:val="006C3502"/>
    <w:rsid w:val="006C3541"/>
    <w:rsid w:val="006C3EF5"/>
    <w:rsid w:val="006C42D2"/>
    <w:rsid w:val="006C450E"/>
    <w:rsid w:val="006C4551"/>
    <w:rsid w:val="006C4B1E"/>
    <w:rsid w:val="006C4D22"/>
    <w:rsid w:val="006C50C8"/>
    <w:rsid w:val="006C5B2B"/>
    <w:rsid w:val="006C609B"/>
    <w:rsid w:val="006C75B0"/>
    <w:rsid w:val="006C75C0"/>
    <w:rsid w:val="006C7862"/>
    <w:rsid w:val="006D018C"/>
    <w:rsid w:val="006D4A00"/>
    <w:rsid w:val="006D4A55"/>
    <w:rsid w:val="006D4DDE"/>
    <w:rsid w:val="006D5021"/>
    <w:rsid w:val="006D5369"/>
    <w:rsid w:val="006D621C"/>
    <w:rsid w:val="006D68CE"/>
    <w:rsid w:val="006D75CC"/>
    <w:rsid w:val="006D7DA6"/>
    <w:rsid w:val="006E0702"/>
    <w:rsid w:val="006E09C6"/>
    <w:rsid w:val="006E0EC5"/>
    <w:rsid w:val="006E16A9"/>
    <w:rsid w:val="006E1780"/>
    <w:rsid w:val="006E1D68"/>
    <w:rsid w:val="006E29B9"/>
    <w:rsid w:val="006E2F2B"/>
    <w:rsid w:val="006E312E"/>
    <w:rsid w:val="006E4A1D"/>
    <w:rsid w:val="006E5087"/>
    <w:rsid w:val="006E5857"/>
    <w:rsid w:val="006E749B"/>
    <w:rsid w:val="006E7516"/>
    <w:rsid w:val="006E7613"/>
    <w:rsid w:val="006F0EFF"/>
    <w:rsid w:val="006F157A"/>
    <w:rsid w:val="006F1BB4"/>
    <w:rsid w:val="006F1CA6"/>
    <w:rsid w:val="006F20D2"/>
    <w:rsid w:val="006F2810"/>
    <w:rsid w:val="006F327E"/>
    <w:rsid w:val="006F331C"/>
    <w:rsid w:val="006F3326"/>
    <w:rsid w:val="006F3780"/>
    <w:rsid w:val="006F4A0B"/>
    <w:rsid w:val="006F5CF8"/>
    <w:rsid w:val="006F5E66"/>
    <w:rsid w:val="006F6152"/>
    <w:rsid w:val="006F6AEA"/>
    <w:rsid w:val="006F780F"/>
    <w:rsid w:val="006F7F95"/>
    <w:rsid w:val="00700074"/>
    <w:rsid w:val="00702582"/>
    <w:rsid w:val="00702A09"/>
    <w:rsid w:val="007035C1"/>
    <w:rsid w:val="00703E9C"/>
    <w:rsid w:val="007040C0"/>
    <w:rsid w:val="007044FD"/>
    <w:rsid w:val="007047E0"/>
    <w:rsid w:val="00706C3F"/>
    <w:rsid w:val="007121F8"/>
    <w:rsid w:val="00712258"/>
    <w:rsid w:val="00712423"/>
    <w:rsid w:val="00712515"/>
    <w:rsid w:val="00712546"/>
    <w:rsid w:val="007128E6"/>
    <w:rsid w:val="00712DF1"/>
    <w:rsid w:val="007148D8"/>
    <w:rsid w:val="00716A35"/>
    <w:rsid w:val="00716C88"/>
    <w:rsid w:val="00716FDA"/>
    <w:rsid w:val="00717560"/>
    <w:rsid w:val="00717927"/>
    <w:rsid w:val="00720DAF"/>
    <w:rsid w:val="00724BC9"/>
    <w:rsid w:val="00725589"/>
    <w:rsid w:val="00725874"/>
    <w:rsid w:val="00725D27"/>
    <w:rsid w:val="007273CB"/>
    <w:rsid w:val="00727DFD"/>
    <w:rsid w:val="00730154"/>
    <w:rsid w:val="00730DE1"/>
    <w:rsid w:val="00732A19"/>
    <w:rsid w:val="00732A90"/>
    <w:rsid w:val="00732BE0"/>
    <w:rsid w:val="00733077"/>
    <w:rsid w:val="007332F1"/>
    <w:rsid w:val="00733466"/>
    <w:rsid w:val="007342CC"/>
    <w:rsid w:val="00734816"/>
    <w:rsid w:val="00734E3F"/>
    <w:rsid w:val="00735636"/>
    <w:rsid w:val="007370F5"/>
    <w:rsid w:val="007374AD"/>
    <w:rsid w:val="007379FA"/>
    <w:rsid w:val="00737DD9"/>
    <w:rsid w:val="007400C2"/>
    <w:rsid w:val="007409CF"/>
    <w:rsid w:val="00741586"/>
    <w:rsid w:val="00742935"/>
    <w:rsid w:val="00742E90"/>
    <w:rsid w:val="007430EC"/>
    <w:rsid w:val="0074323D"/>
    <w:rsid w:val="0074445C"/>
    <w:rsid w:val="007444C8"/>
    <w:rsid w:val="007449D2"/>
    <w:rsid w:val="00744DA2"/>
    <w:rsid w:val="007452FA"/>
    <w:rsid w:val="007454A5"/>
    <w:rsid w:val="0074592E"/>
    <w:rsid w:val="00745971"/>
    <w:rsid w:val="00745C28"/>
    <w:rsid w:val="0074749B"/>
    <w:rsid w:val="00750301"/>
    <w:rsid w:val="007514C1"/>
    <w:rsid w:val="007519FF"/>
    <w:rsid w:val="00751A7F"/>
    <w:rsid w:val="007534B1"/>
    <w:rsid w:val="00754CE1"/>
    <w:rsid w:val="00756232"/>
    <w:rsid w:val="007562F9"/>
    <w:rsid w:val="00756898"/>
    <w:rsid w:val="0076032E"/>
    <w:rsid w:val="00761014"/>
    <w:rsid w:val="00761129"/>
    <w:rsid w:val="00761864"/>
    <w:rsid w:val="00761C22"/>
    <w:rsid w:val="0076242C"/>
    <w:rsid w:val="007630AC"/>
    <w:rsid w:val="0076349C"/>
    <w:rsid w:val="007636A6"/>
    <w:rsid w:val="007636A9"/>
    <w:rsid w:val="00763CC1"/>
    <w:rsid w:val="00763E1D"/>
    <w:rsid w:val="007646BE"/>
    <w:rsid w:val="00764963"/>
    <w:rsid w:val="0076538D"/>
    <w:rsid w:val="007653DF"/>
    <w:rsid w:val="007658CE"/>
    <w:rsid w:val="00766112"/>
    <w:rsid w:val="0076685A"/>
    <w:rsid w:val="00773D29"/>
    <w:rsid w:val="00775537"/>
    <w:rsid w:val="007755DD"/>
    <w:rsid w:val="00776098"/>
    <w:rsid w:val="00776299"/>
    <w:rsid w:val="007762DF"/>
    <w:rsid w:val="00776A8A"/>
    <w:rsid w:val="00776BBD"/>
    <w:rsid w:val="007771F9"/>
    <w:rsid w:val="00780992"/>
    <w:rsid w:val="00780B71"/>
    <w:rsid w:val="00781BD4"/>
    <w:rsid w:val="00783096"/>
    <w:rsid w:val="00784923"/>
    <w:rsid w:val="00784A7E"/>
    <w:rsid w:val="007855B7"/>
    <w:rsid w:val="0078596D"/>
    <w:rsid w:val="00785D31"/>
    <w:rsid w:val="00785DD5"/>
    <w:rsid w:val="00787101"/>
    <w:rsid w:val="007923A4"/>
    <w:rsid w:val="00792491"/>
    <w:rsid w:val="00792992"/>
    <w:rsid w:val="00792EC3"/>
    <w:rsid w:val="007934FB"/>
    <w:rsid w:val="00794840"/>
    <w:rsid w:val="00794ED2"/>
    <w:rsid w:val="00795059"/>
    <w:rsid w:val="007955AD"/>
    <w:rsid w:val="007955FD"/>
    <w:rsid w:val="007967BB"/>
    <w:rsid w:val="00796874"/>
    <w:rsid w:val="00796E4E"/>
    <w:rsid w:val="00796EEF"/>
    <w:rsid w:val="00797B24"/>
    <w:rsid w:val="00797C55"/>
    <w:rsid w:val="007A0013"/>
    <w:rsid w:val="007A02AD"/>
    <w:rsid w:val="007A0ABE"/>
    <w:rsid w:val="007A0F16"/>
    <w:rsid w:val="007A4D89"/>
    <w:rsid w:val="007A5757"/>
    <w:rsid w:val="007A6131"/>
    <w:rsid w:val="007A6852"/>
    <w:rsid w:val="007A7250"/>
    <w:rsid w:val="007B032B"/>
    <w:rsid w:val="007B13E4"/>
    <w:rsid w:val="007B14E3"/>
    <w:rsid w:val="007B1E09"/>
    <w:rsid w:val="007B1FA2"/>
    <w:rsid w:val="007B2214"/>
    <w:rsid w:val="007B25F0"/>
    <w:rsid w:val="007B2DF4"/>
    <w:rsid w:val="007B34D1"/>
    <w:rsid w:val="007B38B5"/>
    <w:rsid w:val="007B3E40"/>
    <w:rsid w:val="007B4BA3"/>
    <w:rsid w:val="007B588A"/>
    <w:rsid w:val="007B6487"/>
    <w:rsid w:val="007B6515"/>
    <w:rsid w:val="007B79DF"/>
    <w:rsid w:val="007C0BB9"/>
    <w:rsid w:val="007C2624"/>
    <w:rsid w:val="007C3743"/>
    <w:rsid w:val="007C37F2"/>
    <w:rsid w:val="007C4003"/>
    <w:rsid w:val="007C4226"/>
    <w:rsid w:val="007C4D7C"/>
    <w:rsid w:val="007C4E3E"/>
    <w:rsid w:val="007C4F8B"/>
    <w:rsid w:val="007C5362"/>
    <w:rsid w:val="007C547C"/>
    <w:rsid w:val="007C65F9"/>
    <w:rsid w:val="007C662B"/>
    <w:rsid w:val="007C6ED5"/>
    <w:rsid w:val="007C6F94"/>
    <w:rsid w:val="007D00A4"/>
    <w:rsid w:val="007D067C"/>
    <w:rsid w:val="007D0D08"/>
    <w:rsid w:val="007D0F34"/>
    <w:rsid w:val="007D19AA"/>
    <w:rsid w:val="007D26E1"/>
    <w:rsid w:val="007D2E7D"/>
    <w:rsid w:val="007D406D"/>
    <w:rsid w:val="007D58E3"/>
    <w:rsid w:val="007D6885"/>
    <w:rsid w:val="007D6B18"/>
    <w:rsid w:val="007D6F9E"/>
    <w:rsid w:val="007D72FA"/>
    <w:rsid w:val="007D756D"/>
    <w:rsid w:val="007D781B"/>
    <w:rsid w:val="007E141B"/>
    <w:rsid w:val="007E30B7"/>
    <w:rsid w:val="007E32CA"/>
    <w:rsid w:val="007E3EED"/>
    <w:rsid w:val="007E502B"/>
    <w:rsid w:val="007E50BC"/>
    <w:rsid w:val="007E5152"/>
    <w:rsid w:val="007E5493"/>
    <w:rsid w:val="007E5DEA"/>
    <w:rsid w:val="007E6428"/>
    <w:rsid w:val="007E7119"/>
    <w:rsid w:val="007E7172"/>
    <w:rsid w:val="007E7975"/>
    <w:rsid w:val="007E7BCF"/>
    <w:rsid w:val="007F01C8"/>
    <w:rsid w:val="007F19C3"/>
    <w:rsid w:val="007F2248"/>
    <w:rsid w:val="007F2AAA"/>
    <w:rsid w:val="007F4D04"/>
    <w:rsid w:val="007F5C03"/>
    <w:rsid w:val="007F6794"/>
    <w:rsid w:val="007F7BAD"/>
    <w:rsid w:val="008006F9"/>
    <w:rsid w:val="008012B4"/>
    <w:rsid w:val="008022BA"/>
    <w:rsid w:val="008027A7"/>
    <w:rsid w:val="00802B89"/>
    <w:rsid w:val="0080316D"/>
    <w:rsid w:val="00803704"/>
    <w:rsid w:val="00806249"/>
    <w:rsid w:val="00806E60"/>
    <w:rsid w:val="00806F39"/>
    <w:rsid w:val="008074FD"/>
    <w:rsid w:val="008077E2"/>
    <w:rsid w:val="008079C8"/>
    <w:rsid w:val="008101C0"/>
    <w:rsid w:val="00811373"/>
    <w:rsid w:val="0081251D"/>
    <w:rsid w:val="00814401"/>
    <w:rsid w:val="00814C0E"/>
    <w:rsid w:val="00815588"/>
    <w:rsid w:val="008163D6"/>
    <w:rsid w:val="008170FA"/>
    <w:rsid w:val="008204E9"/>
    <w:rsid w:val="00820814"/>
    <w:rsid w:val="00820890"/>
    <w:rsid w:val="0082162B"/>
    <w:rsid w:val="00822267"/>
    <w:rsid w:val="00822FD5"/>
    <w:rsid w:val="008249C1"/>
    <w:rsid w:val="008254C3"/>
    <w:rsid w:val="0082571C"/>
    <w:rsid w:val="008267EB"/>
    <w:rsid w:val="00827FBA"/>
    <w:rsid w:val="00830D2B"/>
    <w:rsid w:val="00830D40"/>
    <w:rsid w:val="008314E5"/>
    <w:rsid w:val="00832042"/>
    <w:rsid w:val="0083322B"/>
    <w:rsid w:val="0083408E"/>
    <w:rsid w:val="00834B48"/>
    <w:rsid w:val="008354BC"/>
    <w:rsid w:val="00836C27"/>
    <w:rsid w:val="00836FE1"/>
    <w:rsid w:val="008404E9"/>
    <w:rsid w:val="00840676"/>
    <w:rsid w:val="0084131B"/>
    <w:rsid w:val="008413CC"/>
    <w:rsid w:val="00842EFB"/>
    <w:rsid w:val="0084307F"/>
    <w:rsid w:val="00843771"/>
    <w:rsid w:val="00845615"/>
    <w:rsid w:val="00845C1A"/>
    <w:rsid w:val="00845C85"/>
    <w:rsid w:val="00845F81"/>
    <w:rsid w:val="00846AAC"/>
    <w:rsid w:val="00847D86"/>
    <w:rsid w:val="00847FE9"/>
    <w:rsid w:val="00850EB3"/>
    <w:rsid w:val="00851573"/>
    <w:rsid w:val="00851B8A"/>
    <w:rsid w:val="00853444"/>
    <w:rsid w:val="00853EA5"/>
    <w:rsid w:val="00855428"/>
    <w:rsid w:val="00855B30"/>
    <w:rsid w:val="00856290"/>
    <w:rsid w:val="00860B8D"/>
    <w:rsid w:val="00862218"/>
    <w:rsid w:val="0086356A"/>
    <w:rsid w:val="008635FF"/>
    <w:rsid w:val="00863D0E"/>
    <w:rsid w:val="00864AC5"/>
    <w:rsid w:val="00864C8F"/>
    <w:rsid w:val="0086507C"/>
    <w:rsid w:val="00866BB2"/>
    <w:rsid w:val="00867895"/>
    <w:rsid w:val="00867BCC"/>
    <w:rsid w:val="00867EC0"/>
    <w:rsid w:val="008708E2"/>
    <w:rsid w:val="00870CCF"/>
    <w:rsid w:val="008712FD"/>
    <w:rsid w:val="0087265B"/>
    <w:rsid w:val="00872FAC"/>
    <w:rsid w:val="00873780"/>
    <w:rsid w:val="00874151"/>
    <w:rsid w:val="00874624"/>
    <w:rsid w:val="0087541B"/>
    <w:rsid w:val="00875634"/>
    <w:rsid w:val="00876B21"/>
    <w:rsid w:val="00876F9A"/>
    <w:rsid w:val="0087729B"/>
    <w:rsid w:val="008775A2"/>
    <w:rsid w:val="00877B1E"/>
    <w:rsid w:val="00880CFB"/>
    <w:rsid w:val="00880F61"/>
    <w:rsid w:val="00881C75"/>
    <w:rsid w:val="00882B09"/>
    <w:rsid w:val="00884188"/>
    <w:rsid w:val="008843AF"/>
    <w:rsid w:val="0088459F"/>
    <w:rsid w:val="00884FED"/>
    <w:rsid w:val="00885A39"/>
    <w:rsid w:val="00886014"/>
    <w:rsid w:val="008862AD"/>
    <w:rsid w:val="00886789"/>
    <w:rsid w:val="0088692E"/>
    <w:rsid w:val="00886E77"/>
    <w:rsid w:val="00887EEF"/>
    <w:rsid w:val="0089045D"/>
    <w:rsid w:val="00890510"/>
    <w:rsid w:val="008919B9"/>
    <w:rsid w:val="00891EEC"/>
    <w:rsid w:val="00891EF9"/>
    <w:rsid w:val="00892A6A"/>
    <w:rsid w:val="00893433"/>
    <w:rsid w:val="00894A35"/>
    <w:rsid w:val="00894C04"/>
    <w:rsid w:val="00895A57"/>
    <w:rsid w:val="00895E7A"/>
    <w:rsid w:val="00895FF0"/>
    <w:rsid w:val="008965C0"/>
    <w:rsid w:val="00896637"/>
    <w:rsid w:val="00897172"/>
    <w:rsid w:val="00897A84"/>
    <w:rsid w:val="008A2FCF"/>
    <w:rsid w:val="008A34BF"/>
    <w:rsid w:val="008A4746"/>
    <w:rsid w:val="008A4BF0"/>
    <w:rsid w:val="008A4F21"/>
    <w:rsid w:val="008A51F3"/>
    <w:rsid w:val="008A64AE"/>
    <w:rsid w:val="008A6C6B"/>
    <w:rsid w:val="008A7ABF"/>
    <w:rsid w:val="008B0788"/>
    <w:rsid w:val="008B0897"/>
    <w:rsid w:val="008B0AFA"/>
    <w:rsid w:val="008B1339"/>
    <w:rsid w:val="008B25DE"/>
    <w:rsid w:val="008B2D4B"/>
    <w:rsid w:val="008B2DD7"/>
    <w:rsid w:val="008B31E9"/>
    <w:rsid w:val="008B3655"/>
    <w:rsid w:val="008B3803"/>
    <w:rsid w:val="008B5245"/>
    <w:rsid w:val="008C008A"/>
    <w:rsid w:val="008C02C8"/>
    <w:rsid w:val="008C28D2"/>
    <w:rsid w:val="008C2E28"/>
    <w:rsid w:val="008C3076"/>
    <w:rsid w:val="008C33E6"/>
    <w:rsid w:val="008C3A36"/>
    <w:rsid w:val="008C6157"/>
    <w:rsid w:val="008C6B16"/>
    <w:rsid w:val="008C6D8C"/>
    <w:rsid w:val="008C7747"/>
    <w:rsid w:val="008C7F3F"/>
    <w:rsid w:val="008C7FC3"/>
    <w:rsid w:val="008D07F4"/>
    <w:rsid w:val="008D0F3C"/>
    <w:rsid w:val="008D16C5"/>
    <w:rsid w:val="008D225C"/>
    <w:rsid w:val="008D34E0"/>
    <w:rsid w:val="008D455B"/>
    <w:rsid w:val="008D56C1"/>
    <w:rsid w:val="008D5C6A"/>
    <w:rsid w:val="008D5CB6"/>
    <w:rsid w:val="008D5CBF"/>
    <w:rsid w:val="008D72C4"/>
    <w:rsid w:val="008E01C6"/>
    <w:rsid w:val="008E106A"/>
    <w:rsid w:val="008E1E30"/>
    <w:rsid w:val="008E2614"/>
    <w:rsid w:val="008E3763"/>
    <w:rsid w:val="008E3806"/>
    <w:rsid w:val="008E4019"/>
    <w:rsid w:val="008E471B"/>
    <w:rsid w:val="008E57CF"/>
    <w:rsid w:val="008E6DA9"/>
    <w:rsid w:val="008E6EA1"/>
    <w:rsid w:val="008F02C4"/>
    <w:rsid w:val="008F1661"/>
    <w:rsid w:val="008F226A"/>
    <w:rsid w:val="008F3461"/>
    <w:rsid w:val="008F3CF3"/>
    <w:rsid w:val="008F4220"/>
    <w:rsid w:val="008F4F1D"/>
    <w:rsid w:val="008F53AC"/>
    <w:rsid w:val="008F5AFF"/>
    <w:rsid w:val="008F5D41"/>
    <w:rsid w:val="008F6372"/>
    <w:rsid w:val="008F6948"/>
    <w:rsid w:val="008F6E3F"/>
    <w:rsid w:val="00900D4A"/>
    <w:rsid w:val="00903109"/>
    <w:rsid w:val="00903CA4"/>
    <w:rsid w:val="00903D42"/>
    <w:rsid w:val="00904516"/>
    <w:rsid w:val="00904589"/>
    <w:rsid w:val="00904FE8"/>
    <w:rsid w:val="009051EE"/>
    <w:rsid w:val="00905717"/>
    <w:rsid w:val="00905B30"/>
    <w:rsid w:val="00907C3A"/>
    <w:rsid w:val="00907FAA"/>
    <w:rsid w:val="00910894"/>
    <w:rsid w:val="00910A1C"/>
    <w:rsid w:val="00910C3E"/>
    <w:rsid w:val="00910F00"/>
    <w:rsid w:val="00910FC6"/>
    <w:rsid w:val="009111D3"/>
    <w:rsid w:val="00911462"/>
    <w:rsid w:val="00911732"/>
    <w:rsid w:val="009132EE"/>
    <w:rsid w:val="00913362"/>
    <w:rsid w:val="0091346A"/>
    <w:rsid w:val="0091380B"/>
    <w:rsid w:val="009143C2"/>
    <w:rsid w:val="009148B7"/>
    <w:rsid w:val="00914A6F"/>
    <w:rsid w:val="00914C0C"/>
    <w:rsid w:val="00914C45"/>
    <w:rsid w:val="00915D4A"/>
    <w:rsid w:val="00915DB3"/>
    <w:rsid w:val="0091613E"/>
    <w:rsid w:val="009162DA"/>
    <w:rsid w:val="0091669A"/>
    <w:rsid w:val="0091677C"/>
    <w:rsid w:val="009173D7"/>
    <w:rsid w:val="00917624"/>
    <w:rsid w:val="00920F36"/>
    <w:rsid w:val="009214F7"/>
    <w:rsid w:val="009219AB"/>
    <w:rsid w:val="00921CB2"/>
    <w:rsid w:val="009221E6"/>
    <w:rsid w:val="00922FCB"/>
    <w:rsid w:val="00923223"/>
    <w:rsid w:val="00923421"/>
    <w:rsid w:val="009245FB"/>
    <w:rsid w:val="009247C3"/>
    <w:rsid w:val="00925F27"/>
    <w:rsid w:val="00926A06"/>
    <w:rsid w:val="00926B57"/>
    <w:rsid w:val="00926BD9"/>
    <w:rsid w:val="00926E51"/>
    <w:rsid w:val="009272EB"/>
    <w:rsid w:val="00927D53"/>
    <w:rsid w:val="00930CE3"/>
    <w:rsid w:val="00931A5B"/>
    <w:rsid w:val="0093261D"/>
    <w:rsid w:val="009327DF"/>
    <w:rsid w:val="00933D6A"/>
    <w:rsid w:val="0093421F"/>
    <w:rsid w:val="0093427F"/>
    <w:rsid w:val="009343BB"/>
    <w:rsid w:val="0093450E"/>
    <w:rsid w:val="009354C1"/>
    <w:rsid w:val="0093604A"/>
    <w:rsid w:val="009362C0"/>
    <w:rsid w:val="00936D42"/>
    <w:rsid w:val="00937F1E"/>
    <w:rsid w:val="009402AA"/>
    <w:rsid w:val="009402F5"/>
    <w:rsid w:val="00940600"/>
    <w:rsid w:val="009407AE"/>
    <w:rsid w:val="00940A49"/>
    <w:rsid w:val="0094154F"/>
    <w:rsid w:val="00942325"/>
    <w:rsid w:val="00942C9A"/>
    <w:rsid w:val="00944252"/>
    <w:rsid w:val="00944576"/>
    <w:rsid w:val="0094530B"/>
    <w:rsid w:val="0094572E"/>
    <w:rsid w:val="00945B7C"/>
    <w:rsid w:val="0094606B"/>
    <w:rsid w:val="009474C8"/>
    <w:rsid w:val="00950346"/>
    <w:rsid w:val="009515F6"/>
    <w:rsid w:val="009516E9"/>
    <w:rsid w:val="009518FA"/>
    <w:rsid w:val="009519D9"/>
    <w:rsid w:val="00952241"/>
    <w:rsid w:val="0095288A"/>
    <w:rsid w:val="00952C5D"/>
    <w:rsid w:val="00952D6C"/>
    <w:rsid w:val="00952E42"/>
    <w:rsid w:val="00952FA8"/>
    <w:rsid w:val="00953534"/>
    <w:rsid w:val="00953552"/>
    <w:rsid w:val="0095451C"/>
    <w:rsid w:val="009546B4"/>
    <w:rsid w:val="009548E7"/>
    <w:rsid w:val="0095494D"/>
    <w:rsid w:val="00954A32"/>
    <w:rsid w:val="00954D79"/>
    <w:rsid w:val="009550CE"/>
    <w:rsid w:val="009558DF"/>
    <w:rsid w:val="0095711B"/>
    <w:rsid w:val="00960868"/>
    <w:rsid w:val="0096107F"/>
    <w:rsid w:val="0096154D"/>
    <w:rsid w:val="00962216"/>
    <w:rsid w:val="0096367C"/>
    <w:rsid w:val="00963698"/>
    <w:rsid w:val="00964382"/>
    <w:rsid w:val="00964A32"/>
    <w:rsid w:val="00965040"/>
    <w:rsid w:val="009659FB"/>
    <w:rsid w:val="00965CC7"/>
    <w:rsid w:val="009660D4"/>
    <w:rsid w:val="0096752E"/>
    <w:rsid w:val="00967A25"/>
    <w:rsid w:val="00967DE3"/>
    <w:rsid w:val="00971F06"/>
    <w:rsid w:val="00973F8A"/>
    <w:rsid w:val="00977D80"/>
    <w:rsid w:val="0098024D"/>
    <w:rsid w:val="00980C6F"/>
    <w:rsid w:val="00980CC2"/>
    <w:rsid w:val="009813E8"/>
    <w:rsid w:val="00981F27"/>
    <w:rsid w:val="0098214B"/>
    <w:rsid w:val="00982203"/>
    <w:rsid w:val="009830B4"/>
    <w:rsid w:val="00983F9F"/>
    <w:rsid w:val="00984DC3"/>
    <w:rsid w:val="0098568A"/>
    <w:rsid w:val="00985DF6"/>
    <w:rsid w:val="00986C4A"/>
    <w:rsid w:val="00990139"/>
    <w:rsid w:val="009905BB"/>
    <w:rsid w:val="00990767"/>
    <w:rsid w:val="009915A0"/>
    <w:rsid w:val="0099199C"/>
    <w:rsid w:val="00991BB9"/>
    <w:rsid w:val="0099257A"/>
    <w:rsid w:val="009931F9"/>
    <w:rsid w:val="00993260"/>
    <w:rsid w:val="009940A2"/>
    <w:rsid w:val="009942F0"/>
    <w:rsid w:val="009944C9"/>
    <w:rsid w:val="00994B68"/>
    <w:rsid w:val="00994FE1"/>
    <w:rsid w:val="00995821"/>
    <w:rsid w:val="00995CB9"/>
    <w:rsid w:val="00995E68"/>
    <w:rsid w:val="0099656C"/>
    <w:rsid w:val="00996FEA"/>
    <w:rsid w:val="009979F6"/>
    <w:rsid w:val="009A06AF"/>
    <w:rsid w:val="009A130D"/>
    <w:rsid w:val="009A14EC"/>
    <w:rsid w:val="009A2AD4"/>
    <w:rsid w:val="009A3394"/>
    <w:rsid w:val="009A3802"/>
    <w:rsid w:val="009A3C9A"/>
    <w:rsid w:val="009A4526"/>
    <w:rsid w:val="009A48CA"/>
    <w:rsid w:val="009A5B83"/>
    <w:rsid w:val="009A5C53"/>
    <w:rsid w:val="009A5D1A"/>
    <w:rsid w:val="009A6B0C"/>
    <w:rsid w:val="009B0806"/>
    <w:rsid w:val="009B12BE"/>
    <w:rsid w:val="009B1B72"/>
    <w:rsid w:val="009B217B"/>
    <w:rsid w:val="009B3DD8"/>
    <w:rsid w:val="009B3E1D"/>
    <w:rsid w:val="009B3E80"/>
    <w:rsid w:val="009B41BD"/>
    <w:rsid w:val="009B448D"/>
    <w:rsid w:val="009B488B"/>
    <w:rsid w:val="009B50D0"/>
    <w:rsid w:val="009B6631"/>
    <w:rsid w:val="009C06A0"/>
    <w:rsid w:val="009C0A07"/>
    <w:rsid w:val="009C1EAD"/>
    <w:rsid w:val="009C25B7"/>
    <w:rsid w:val="009C2F03"/>
    <w:rsid w:val="009C3970"/>
    <w:rsid w:val="009C3B3D"/>
    <w:rsid w:val="009C616B"/>
    <w:rsid w:val="009C7D98"/>
    <w:rsid w:val="009D0B4F"/>
    <w:rsid w:val="009D1A0C"/>
    <w:rsid w:val="009D1E0E"/>
    <w:rsid w:val="009D20DF"/>
    <w:rsid w:val="009D2FB5"/>
    <w:rsid w:val="009D33BE"/>
    <w:rsid w:val="009D37B9"/>
    <w:rsid w:val="009D38CB"/>
    <w:rsid w:val="009D3B46"/>
    <w:rsid w:val="009D3F41"/>
    <w:rsid w:val="009D420B"/>
    <w:rsid w:val="009D483C"/>
    <w:rsid w:val="009D4FF9"/>
    <w:rsid w:val="009D6ED3"/>
    <w:rsid w:val="009E0757"/>
    <w:rsid w:val="009E2C8C"/>
    <w:rsid w:val="009E2ECE"/>
    <w:rsid w:val="009E3412"/>
    <w:rsid w:val="009E3E25"/>
    <w:rsid w:val="009E4621"/>
    <w:rsid w:val="009E4ED5"/>
    <w:rsid w:val="009E546F"/>
    <w:rsid w:val="009E6A7A"/>
    <w:rsid w:val="009E70CB"/>
    <w:rsid w:val="009E7660"/>
    <w:rsid w:val="009F08D3"/>
    <w:rsid w:val="009F1EA1"/>
    <w:rsid w:val="009F1FAF"/>
    <w:rsid w:val="009F2256"/>
    <w:rsid w:val="009F2869"/>
    <w:rsid w:val="009F2ECF"/>
    <w:rsid w:val="009F3D02"/>
    <w:rsid w:val="009F3F2A"/>
    <w:rsid w:val="009F4802"/>
    <w:rsid w:val="009F4AD4"/>
    <w:rsid w:val="009F4BB9"/>
    <w:rsid w:val="009F5024"/>
    <w:rsid w:val="009F60E6"/>
    <w:rsid w:val="009F6163"/>
    <w:rsid w:val="009F6BE5"/>
    <w:rsid w:val="009F6C2C"/>
    <w:rsid w:val="009F74A1"/>
    <w:rsid w:val="009F7E9F"/>
    <w:rsid w:val="00A0017E"/>
    <w:rsid w:val="00A00270"/>
    <w:rsid w:val="00A019E7"/>
    <w:rsid w:val="00A027E9"/>
    <w:rsid w:val="00A030C2"/>
    <w:rsid w:val="00A041A3"/>
    <w:rsid w:val="00A04984"/>
    <w:rsid w:val="00A04C75"/>
    <w:rsid w:val="00A04F15"/>
    <w:rsid w:val="00A065F0"/>
    <w:rsid w:val="00A07355"/>
    <w:rsid w:val="00A0797B"/>
    <w:rsid w:val="00A100EA"/>
    <w:rsid w:val="00A10395"/>
    <w:rsid w:val="00A1349E"/>
    <w:rsid w:val="00A1410C"/>
    <w:rsid w:val="00A143F5"/>
    <w:rsid w:val="00A161F5"/>
    <w:rsid w:val="00A16344"/>
    <w:rsid w:val="00A1687E"/>
    <w:rsid w:val="00A16BC1"/>
    <w:rsid w:val="00A202E8"/>
    <w:rsid w:val="00A20EC4"/>
    <w:rsid w:val="00A217C2"/>
    <w:rsid w:val="00A21D8F"/>
    <w:rsid w:val="00A22EA0"/>
    <w:rsid w:val="00A22EB8"/>
    <w:rsid w:val="00A22EC6"/>
    <w:rsid w:val="00A232C9"/>
    <w:rsid w:val="00A241CE"/>
    <w:rsid w:val="00A24827"/>
    <w:rsid w:val="00A2551F"/>
    <w:rsid w:val="00A25948"/>
    <w:rsid w:val="00A2595C"/>
    <w:rsid w:val="00A26CF1"/>
    <w:rsid w:val="00A271EF"/>
    <w:rsid w:val="00A2789A"/>
    <w:rsid w:val="00A27C73"/>
    <w:rsid w:val="00A30B60"/>
    <w:rsid w:val="00A30CF7"/>
    <w:rsid w:val="00A30DD5"/>
    <w:rsid w:val="00A30DDB"/>
    <w:rsid w:val="00A31283"/>
    <w:rsid w:val="00A31B30"/>
    <w:rsid w:val="00A3266B"/>
    <w:rsid w:val="00A34984"/>
    <w:rsid w:val="00A34B7B"/>
    <w:rsid w:val="00A35B52"/>
    <w:rsid w:val="00A36E6F"/>
    <w:rsid w:val="00A3700F"/>
    <w:rsid w:val="00A375BC"/>
    <w:rsid w:val="00A37871"/>
    <w:rsid w:val="00A40A27"/>
    <w:rsid w:val="00A41988"/>
    <w:rsid w:val="00A41A4E"/>
    <w:rsid w:val="00A435F3"/>
    <w:rsid w:val="00A4474B"/>
    <w:rsid w:val="00A44877"/>
    <w:rsid w:val="00A44D13"/>
    <w:rsid w:val="00A45717"/>
    <w:rsid w:val="00A45948"/>
    <w:rsid w:val="00A46688"/>
    <w:rsid w:val="00A47270"/>
    <w:rsid w:val="00A47409"/>
    <w:rsid w:val="00A4755F"/>
    <w:rsid w:val="00A47974"/>
    <w:rsid w:val="00A47CFF"/>
    <w:rsid w:val="00A50052"/>
    <w:rsid w:val="00A50C31"/>
    <w:rsid w:val="00A50D4F"/>
    <w:rsid w:val="00A51551"/>
    <w:rsid w:val="00A51D32"/>
    <w:rsid w:val="00A52815"/>
    <w:rsid w:val="00A5306F"/>
    <w:rsid w:val="00A53229"/>
    <w:rsid w:val="00A533B6"/>
    <w:rsid w:val="00A53750"/>
    <w:rsid w:val="00A54952"/>
    <w:rsid w:val="00A54C28"/>
    <w:rsid w:val="00A5540E"/>
    <w:rsid w:val="00A55DAE"/>
    <w:rsid w:val="00A560CE"/>
    <w:rsid w:val="00A56FE9"/>
    <w:rsid w:val="00A57365"/>
    <w:rsid w:val="00A60553"/>
    <w:rsid w:val="00A60F37"/>
    <w:rsid w:val="00A615B9"/>
    <w:rsid w:val="00A6169B"/>
    <w:rsid w:val="00A6246E"/>
    <w:rsid w:val="00A62CD8"/>
    <w:rsid w:val="00A62E21"/>
    <w:rsid w:val="00A631D1"/>
    <w:rsid w:val="00A63DBA"/>
    <w:rsid w:val="00A642FB"/>
    <w:rsid w:val="00A64600"/>
    <w:rsid w:val="00A64B81"/>
    <w:rsid w:val="00A670AD"/>
    <w:rsid w:val="00A675AB"/>
    <w:rsid w:val="00A7159D"/>
    <w:rsid w:val="00A72368"/>
    <w:rsid w:val="00A72640"/>
    <w:rsid w:val="00A72782"/>
    <w:rsid w:val="00A72A56"/>
    <w:rsid w:val="00A73377"/>
    <w:rsid w:val="00A73819"/>
    <w:rsid w:val="00A74776"/>
    <w:rsid w:val="00A752B0"/>
    <w:rsid w:val="00A75305"/>
    <w:rsid w:val="00A7567D"/>
    <w:rsid w:val="00A7599D"/>
    <w:rsid w:val="00A75B54"/>
    <w:rsid w:val="00A75B64"/>
    <w:rsid w:val="00A77832"/>
    <w:rsid w:val="00A80539"/>
    <w:rsid w:val="00A806F3"/>
    <w:rsid w:val="00A807B6"/>
    <w:rsid w:val="00A80850"/>
    <w:rsid w:val="00A80A43"/>
    <w:rsid w:val="00A81472"/>
    <w:rsid w:val="00A82BBD"/>
    <w:rsid w:val="00A838F2"/>
    <w:rsid w:val="00A85082"/>
    <w:rsid w:val="00A85852"/>
    <w:rsid w:val="00A86DF9"/>
    <w:rsid w:val="00A903D7"/>
    <w:rsid w:val="00A91639"/>
    <w:rsid w:val="00A9217E"/>
    <w:rsid w:val="00A93962"/>
    <w:rsid w:val="00A9430C"/>
    <w:rsid w:val="00A9475E"/>
    <w:rsid w:val="00A9481E"/>
    <w:rsid w:val="00A95244"/>
    <w:rsid w:val="00A95459"/>
    <w:rsid w:val="00A9568C"/>
    <w:rsid w:val="00A9584E"/>
    <w:rsid w:val="00A963E4"/>
    <w:rsid w:val="00A9760D"/>
    <w:rsid w:val="00AA192B"/>
    <w:rsid w:val="00AA2233"/>
    <w:rsid w:val="00AA2EA4"/>
    <w:rsid w:val="00AA3233"/>
    <w:rsid w:val="00AA4D26"/>
    <w:rsid w:val="00AA4D8A"/>
    <w:rsid w:val="00AA5205"/>
    <w:rsid w:val="00AA5A7E"/>
    <w:rsid w:val="00AA6D52"/>
    <w:rsid w:val="00AA7025"/>
    <w:rsid w:val="00AA759C"/>
    <w:rsid w:val="00AB0274"/>
    <w:rsid w:val="00AB02AB"/>
    <w:rsid w:val="00AB068D"/>
    <w:rsid w:val="00AB06B2"/>
    <w:rsid w:val="00AB0FC7"/>
    <w:rsid w:val="00AB13A7"/>
    <w:rsid w:val="00AB1C3E"/>
    <w:rsid w:val="00AB5170"/>
    <w:rsid w:val="00AB594F"/>
    <w:rsid w:val="00AB5B95"/>
    <w:rsid w:val="00AB6B12"/>
    <w:rsid w:val="00AB77BC"/>
    <w:rsid w:val="00AB77E0"/>
    <w:rsid w:val="00AB7FFA"/>
    <w:rsid w:val="00AC05E4"/>
    <w:rsid w:val="00AC2410"/>
    <w:rsid w:val="00AC3AB0"/>
    <w:rsid w:val="00AC41CB"/>
    <w:rsid w:val="00AC4859"/>
    <w:rsid w:val="00AC4B99"/>
    <w:rsid w:val="00AC4F51"/>
    <w:rsid w:val="00AC53A3"/>
    <w:rsid w:val="00AC57F9"/>
    <w:rsid w:val="00AC58F5"/>
    <w:rsid w:val="00AC5CEB"/>
    <w:rsid w:val="00AC6462"/>
    <w:rsid w:val="00AC6940"/>
    <w:rsid w:val="00AC6FD1"/>
    <w:rsid w:val="00AC7012"/>
    <w:rsid w:val="00AD003F"/>
    <w:rsid w:val="00AD0178"/>
    <w:rsid w:val="00AD20F7"/>
    <w:rsid w:val="00AD20F8"/>
    <w:rsid w:val="00AD2155"/>
    <w:rsid w:val="00AD26C5"/>
    <w:rsid w:val="00AD2ECC"/>
    <w:rsid w:val="00AD31FE"/>
    <w:rsid w:val="00AD3B9A"/>
    <w:rsid w:val="00AD448D"/>
    <w:rsid w:val="00AD636A"/>
    <w:rsid w:val="00AD6C17"/>
    <w:rsid w:val="00AD730D"/>
    <w:rsid w:val="00AD7A92"/>
    <w:rsid w:val="00AE0F5F"/>
    <w:rsid w:val="00AE1C6A"/>
    <w:rsid w:val="00AE24A6"/>
    <w:rsid w:val="00AE292E"/>
    <w:rsid w:val="00AE445E"/>
    <w:rsid w:val="00AE4942"/>
    <w:rsid w:val="00AE6D48"/>
    <w:rsid w:val="00AE6FAA"/>
    <w:rsid w:val="00AE79D6"/>
    <w:rsid w:val="00AF0D8E"/>
    <w:rsid w:val="00AF1206"/>
    <w:rsid w:val="00AF1F72"/>
    <w:rsid w:val="00AF23C7"/>
    <w:rsid w:val="00AF4B60"/>
    <w:rsid w:val="00AF6ADF"/>
    <w:rsid w:val="00B0061E"/>
    <w:rsid w:val="00B0310F"/>
    <w:rsid w:val="00B0317A"/>
    <w:rsid w:val="00B038F7"/>
    <w:rsid w:val="00B03FCD"/>
    <w:rsid w:val="00B059F5"/>
    <w:rsid w:val="00B05A74"/>
    <w:rsid w:val="00B05D6E"/>
    <w:rsid w:val="00B0708A"/>
    <w:rsid w:val="00B0736E"/>
    <w:rsid w:val="00B1014D"/>
    <w:rsid w:val="00B11DD9"/>
    <w:rsid w:val="00B1247B"/>
    <w:rsid w:val="00B12966"/>
    <w:rsid w:val="00B140F2"/>
    <w:rsid w:val="00B14CB1"/>
    <w:rsid w:val="00B15788"/>
    <w:rsid w:val="00B157EC"/>
    <w:rsid w:val="00B158CA"/>
    <w:rsid w:val="00B15903"/>
    <w:rsid w:val="00B1688D"/>
    <w:rsid w:val="00B17D9D"/>
    <w:rsid w:val="00B20360"/>
    <w:rsid w:val="00B208DA"/>
    <w:rsid w:val="00B21944"/>
    <w:rsid w:val="00B219F1"/>
    <w:rsid w:val="00B221C6"/>
    <w:rsid w:val="00B227B4"/>
    <w:rsid w:val="00B234B9"/>
    <w:rsid w:val="00B24108"/>
    <w:rsid w:val="00B24719"/>
    <w:rsid w:val="00B247DF"/>
    <w:rsid w:val="00B24B19"/>
    <w:rsid w:val="00B25270"/>
    <w:rsid w:val="00B25346"/>
    <w:rsid w:val="00B25489"/>
    <w:rsid w:val="00B25E79"/>
    <w:rsid w:val="00B25FBB"/>
    <w:rsid w:val="00B26524"/>
    <w:rsid w:val="00B26D13"/>
    <w:rsid w:val="00B276A4"/>
    <w:rsid w:val="00B30172"/>
    <w:rsid w:val="00B3030F"/>
    <w:rsid w:val="00B304F6"/>
    <w:rsid w:val="00B30778"/>
    <w:rsid w:val="00B30810"/>
    <w:rsid w:val="00B30BD6"/>
    <w:rsid w:val="00B3212E"/>
    <w:rsid w:val="00B3380B"/>
    <w:rsid w:val="00B34233"/>
    <w:rsid w:val="00B3633D"/>
    <w:rsid w:val="00B368C0"/>
    <w:rsid w:val="00B36D60"/>
    <w:rsid w:val="00B36FFA"/>
    <w:rsid w:val="00B370D0"/>
    <w:rsid w:val="00B3776E"/>
    <w:rsid w:val="00B3794C"/>
    <w:rsid w:val="00B37E35"/>
    <w:rsid w:val="00B40959"/>
    <w:rsid w:val="00B41263"/>
    <w:rsid w:val="00B4151F"/>
    <w:rsid w:val="00B41907"/>
    <w:rsid w:val="00B4264C"/>
    <w:rsid w:val="00B43002"/>
    <w:rsid w:val="00B43147"/>
    <w:rsid w:val="00B4330F"/>
    <w:rsid w:val="00B436E1"/>
    <w:rsid w:val="00B44493"/>
    <w:rsid w:val="00B4466D"/>
    <w:rsid w:val="00B44C34"/>
    <w:rsid w:val="00B452FF"/>
    <w:rsid w:val="00B45738"/>
    <w:rsid w:val="00B45AF2"/>
    <w:rsid w:val="00B4657A"/>
    <w:rsid w:val="00B4660E"/>
    <w:rsid w:val="00B46820"/>
    <w:rsid w:val="00B47115"/>
    <w:rsid w:val="00B50145"/>
    <w:rsid w:val="00B50351"/>
    <w:rsid w:val="00B50374"/>
    <w:rsid w:val="00B50809"/>
    <w:rsid w:val="00B51B62"/>
    <w:rsid w:val="00B51C2E"/>
    <w:rsid w:val="00B53240"/>
    <w:rsid w:val="00B534C9"/>
    <w:rsid w:val="00B5453D"/>
    <w:rsid w:val="00B54B63"/>
    <w:rsid w:val="00B54F8A"/>
    <w:rsid w:val="00B55225"/>
    <w:rsid w:val="00B55A75"/>
    <w:rsid w:val="00B56169"/>
    <w:rsid w:val="00B572E2"/>
    <w:rsid w:val="00B5783C"/>
    <w:rsid w:val="00B578D5"/>
    <w:rsid w:val="00B6021D"/>
    <w:rsid w:val="00B60471"/>
    <w:rsid w:val="00B60ACC"/>
    <w:rsid w:val="00B61031"/>
    <w:rsid w:val="00B61976"/>
    <w:rsid w:val="00B61FC2"/>
    <w:rsid w:val="00B63120"/>
    <w:rsid w:val="00B63777"/>
    <w:rsid w:val="00B63F71"/>
    <w:rsid w:val="00B64BCE"/>
    <w:rsid w:val="00B64FE5"/>
    <w:rsid w:val="00B6501E"/>
    <w:rsid w:val="00B65337"/>
    <w:rsid w:val="00B65554"/>
    <w:rsid w:val="00B657CF"/>
    <w:rsid w:val="00B658DA"/>
    <w:rsid w:val="00B65E42"/>
    <w:rsid w:val="00B6669F"/>
    <w:rsid w:val="00B66C39"/>
    <w:rsid w:val="00B67717"/>
    <w:rsid w:val="00B67884"/>
    <w:rsid w:val="00B7153A"/>
    <w:rsid w:val="00B71C06"/>
    <w:rsid w:val="00B73B51"/>
    <w:rsid w:val="00B750A8"/>
    <w:rsid w:val="00B75332"/>
    <w:rsid w:val="00B76393"/>
    <w:rsid w:val="00B76FD0"/>
    <w:rsid w:val="00B77121"/>
    <w:rsid w:val="00B77577"/>
    <w:rsid w:val="00B7777A"/>
    <w:rsid w:val="00B77BBD"/>
    <w:rsid w:val="00B8017E"/>
    <w:rsid w:val="00B80416"/>
    <w:rsid w:val="00B80709"/>
    <w:rsid w:val="00B81417"/>
    <w:rsid w:val="00B817BB"/>
    <w:rsid w:val="00B82149"/>
    <w:rsid w:val="00B82604"/>
    <w:rsid w:val="00B82AC2"/>
    <w:rsid w:val="00B82E0B"/>
    <w:rsid w:val="00B82FDC"/>
    <w:rsid w:val="00B83E7A"/>
    <w:rsid w:val="00B84221"/>
    <w:rsid w:val="00B8527D"/>
    <w:rsid w:val="00B86663"/>
    <w:rsid w:val="00B86B29"/>
    <w:rsid w:val="00B86FD7"/>
    <w:rsid w:val="00B87D14"/>
    <w:rsid w:val="00B87F1E"/>
    <w:rsid w:val="00B9000B"/>
    <w:rsid w:val="00B900CB"/>
    <w:rsid w:val="00B90642"/>
    <w:rsid w:val="00B90B06"/>
    <w:rsid w:val="00B90C11"/>
    <w:rsid w:val="00B90FC4"/>
    <w:rsid w:val="00B91816"/>
    <w:rsid w:val="00B9252F"/>
    <w:rsid w:val="00B9307B"/>
    <w:rsid w:val="00B93B0A"/>
    <w:rsid w:val="00B93C7A"/>
    <w:rsid w:val="00B93C92"/>
    <w:rsid w:val="00B945EE"/>
    <w:rsid w:val="00B94AFB"/>
    <w:rsid w:val="00B94FD9"/>
    <w:rsid w:val="00B962BC"/>
    <w:rsid w:val="00BA015A"/>
    <w:rsid w:val="00BA05DF"/>
    <w:rsid w:val="00BA10EA"/>
    <w:rsid w:val="00BA127D"/>
    <w:rsid w:val="00BA1295"/>
    <w:rsid w:val="00BA1BD3"/>
    <w:rsid w:val="00BA2ABF"/>
    <w:rsid w:val="00BA2C50"/>
    <w:rsid w:val="00BA30FE"/>
    <w:rsid w:val="00BA3294"/>
    <w:rsid w:val="00BA3585"/>
    <w:rsid w:val="00BA518C"/>
    <w:rsid w:val="00BA5205"/>
    <w:rsid w:val="00BA6161"/>
    <w:rsid w:val="00BA678A"/>
    <w:rsid w:val="00BA70AC"/>
    <w:rsid w:val="00BB06D2"/>
    <w:rsid w:val="00BB06DB"/>
    <w:rsid w:val="00BB07E5"/>
    <w:rsid w:val="00BB27CB"/>
    <w:rsid w:val="00BB411B"/>
    <w:rsid w:val="00BB47E7"/>
    <w:rsid w:val="00BB5C69"/>
    <w:rsid w:val="00BB688E"/>
    <w:rsid w:val="00BB6F91"/>
    <w:rsid w:val="00BB70E3"/>
    <w:rsid w:val="00BB76E0"/>
    <w:rsid w:val="00BB78E3"/>
    <w:rsid w:val="00BC09FD"/>
    <w:rsid w:val="00BC1125"/>
    <w:rsid w:val="00BC1C09"/>
    <w:rsid w:val="00BC1CA3"/>
    <w:rsid w:val="00BC2037"/>
    <w:rsid w:val="00BC231D"/>
    <w:rsid w:val="00BC244B"/>
    <w:rsid w:val="00BC39CD"/>
    <w:rsid w:val="00BC3CE6"/>
    <w:rsid w:val="00BC3F0C"/>
    <w:rsid w:val="00BC413D"/>
    <w:rsid w:val="00BC4B6B"/>
    <w:rsid w:val="00BC5E89"/>
    <w:rsid w:val="00BC7066"/>
    <w:rsid w:val="00BC7B50"/>
    <w:rsid w:val="00BD00EA"/>
    <w:rsid w:val="00BD0F2D"/>
    <w:rsid w:val="00BD155E"/>
    <w:rsid w:val="00BD2701"/>
    <w:rsid w:val="00BD2756"/>
    <w:rsid w:val="00BD2B3B"/>
    <w:rsid w:val="00BD33F4"/>
    <w:rsid w:val="00BD3B1C"/>
    <w:rsid w:val="00BD40B3"/>
    <w:rsid w:val="00BD42C5"/>
    <w:rsid w:val="00BD5261"/>
    <w:rsid w:val="00BD569D"/>
    <w:rsid w:val="00BD6350"/>
    <w:rsid w:val="00BD6B74"/>
    <w:rsid w:val="00BD6BD3"/>
    <w:rsid w:val="00BD6F11"/>
    <w:rsid w:val="00BD6F73"/>
    <w:rsid w:val="00BD7286"/>
    <w:rsid w:val="00BE0807"/>
    <w:rsid w:val="00BE0A03"/>
    <w:rsid w:val="00BE0AAF"/>
    <w:rsid w:val="00BE15FF"/>
    <w:rsid w:val="00BE1F4B"/>
    <w:rsid w:val="00BE2274"/>
    <w:rsid w:val="00BE2D5E"/>
    <w:rsid w:val="00BE2EC0"/>
    <w:rsid w:val="00BE3895"/>
    <w:rsid w:val="00BE4F5A"/>
    <w:rsid w:val="00BE547D"/>
    <w:rsid w:val="00BE5C46"/>
    <w:rsid w:val="00BE620E"/>
    <w:rsid w:val="00BE66DC"/>
    <w:rsid w:val="00BE672F"/>
    <w:rsid w:val="00BE68F7"/>
    <w:rsid w:val="00BE6B1D"/>
    <w:rsid w:val="00BF0372"/>
    <w:rsid w:val="00BF2309"/>
    <w:rsid w:val="00BF2D39"/>
    <w:rsid w:val="00BF2F57"/>
    <w:rsid w:val="00BF3287"/>
    <w:rsid w:val="00BF3E02"/>
    <w:rsid w:val="00BF4585"/>
    <w:rsid w:val="00BF4AB9"/>
    <w:rsid w:val="00BF4DF6"/>
    <w:rsid w:val="00BF5000"/>
    <w:rsid w:val="00BF5183"/>
    <w:rsid w:val="00BF5455"/>
    <w:rsid w:val="00BF595B"/>
    <w:rsid w:val="00BF71CB"/>
    <w:rsid w:val="00BF72B7"/>
    <w:rsid w:val="00C0024C"/>
    <w:rsid w:val="00C0119E"/>
    <w:rsid w:val="00C01227"/>
    <w:rsid w:val="00C0146B"/>
    <w:rsid w:val="00C01A36"/>
    <w:rsid w:val="00C02811"/>
    <w:rsid w:val="00C038F7"/>
    <w:rsid w:val="00C03F2C"/>
    <w:rsid w:val="00C0459A"/>
    <w:rsid w:val="00C05624"/>
    <w:rsid w:val="00C059B5"/>
    <w:rsid w:val="00C059E5"/>
    <w:rsid w:val="00C06701"/>
    <w:rsid w:val="00C06AEC"/>
    <w:rsid w:val="00C07C10"/>
    <w:rsid w:val="00C07C38"/>
    <w:rsid w:val="00C07CAD"/>
    <w:rsid w:val="00C10C26"/>
    <w:rsid w:val="00C10EAB"/>
    <w:rsid w:val="00C11D65"/>
    <w:rsid w:val="00C1235F"/>
    <w:rsid w:val="00C12B7A"/>
    <w:rsid w:val="00C13250"/>
    <w:rsid w:val="00C14E83"/>
    <w:rsid w:val="00C177EA"/>
    <w:rsid w:val="00C17B15"/>
    <w:rsid w:val="00C20214"/>
    <w:rsid w:val="00C2091E"/>
    <w:rsid w:val="00C20965"/>
    <w:rsid w:val="00C209B4"/>
    <w:rsid w:val="00C21FF7"/>
    <w:rsid w:val="00C22235"/>
    <w:rsid w:val="00C2232A"/>
    <w:rsid w:val="00C22591"/>
    <w:rsid w:val="00C22CA0"/>
    <w:rsid w:val="00C23F92"/>
    <w:rsid w:val="00C242FB"/>
    <w:rsid w:val="00C2546F"/>
    <w:rsid w:val="00C2598A"/>
    <w:rsid w:val="00C25B2D"/>
    <w:rsid w:val="00C27113"/>
    <w:rsid w:val="00C272BC"/>
    <w:rsid w:val="00C27627"/>
    <w:rsid w:val="00C30CE1"/>
    <w:rsid w:val="00C30D0D"/>
    <w:rsid w:val="00C30E93"/>
    <w:rsid w:val="00C31E3C"/>
    <w:rsid w:val="00C32183"/>
    <w:rsid w:val="00C331BC"/>
    <w:rsid w:val="00C33A2C"/>
    <w:rsid w:val="00C33CB4"/>
    <w:rsid w:val="00C33EEF"/>
    <w:rsid w:val="00C341F1"/>
    <w:rsid w:val="00C35212"/>
    <w:rsid w:val="00C3579A"/>
    <w:rsid w:val="00C35AFD"/>
    <w:rsid w:val="00C36B58"/>
    <w:rsid w:val="00C37C78"/>
    <w:rsid w:val="00C41604"/>
    <w:rsid w:val="00C41765"/>
    <w:rsid w:val="00C42102"/>
    <w:rsid w:val="00C43592"/>
    <w:rsid w:val="00C435C7"/>
    <w:rsid w:val="00C43DE2"/>
    <w:rsid w:val="00C4565E"/>
    <w:rsid w:val="00C45ED2"/>
    <w:rsid w:val="00C46514"/>
    <w:rsid w:val="00C47489"/>
    <w:rsid w:val="00C50467"/>
    <w:rsid w:val="00C50D48"/>
    <w:rsid w:val="00C51B66"/>
    <w:rsid w:val="00C5243A"/>
    <w:rsid w:val="00C52903"/>
    <w:rsid w:val="00C540A4"/>
    <w:rsid w:val="00C54E5D"/>
    <w:rsid w:val="00C55455"/>
    <w:rsid w:val="00C567DF"/>
    <w:rsid w:val="00C571A7"/>
    <w:rsid w:val="00C577F7"/>
    <w:rsid w:val="00C578E0"/>
    <w:rsid w:val="00C57C4D"/>
    <w:rsid w:val="00C61172"/>
    <w:rsid w:val="00C61880"/>
    <w:rsid w:val="00C61AB7"/>
    <w:rsid w:val="00C62BA6"/>
    <w:rsid w:val="00C62E09"/>
    <w:rsid w:val="00C65EF6"/>
    <w:rsid w:val="00C67087"/>
    <w:rsid w:val="00C678FB"/>
    <w:rsid w:val="00C67E53"/>
    <w:rsid w:val="00C70FEC"/>
    <w:rsid w:val="00C7132A"/>
    <w:rsid w:val="00C718E1"/>
    <w:rsid w:val="00C71A6E"/>
    <w:rsid w:val="00C71EBF"/>
    <w:rsid w:val="00C720DE"/>
    <w:rsid w:val="00C72DA3"/>
    <w:rsid w:val="00C72E3F"/>
    <w:rsid w:val="00C73299"/>
    <w:rsid w:val="00C73367"/>
    <w:rsid w:val="00C73699"/>
    <w:rsid w:val="00C73983"/>
    <w:rsid w:val="00C739F5"/>
    <w:rsid w:val="00C73CA3"/>
    <w:rsid w:val="00C7481B"/>
    <w:rsid w:val="00C74DE6"/>
    <w:rsid w:val="00C7529C"/>
    <w:rsid w:val="00C76D36"/>
    <w:rsid w:val="00C77FFA"/>
    <w:rsid w:val="00C803C5"/>
    <w:rsid w:val="00C8177B"/>
    <w:rsid w:val="00C82864"/>
    <w:rsid w:val="00C829F1"/>
    <w:rsid w:val="00C83284"/>
    <w:rsid w:val="00C84475"/>
    <w:rsid w:val="00C85396"/>
    <w:rsid w:val="00C859B0"/>
    <w:rsid w:val="00C866C8"/>
    <w:rsid w:val="00C87A79"/>
    <w:rsid w:val="00C87C20"/>
    <w:rsid w:val="00C90EF5"/>
    <w:rsid w:val="00C91315"/>
    <w:rsid w:val="00C91E12"/>
    <w:rsid w:val="00C9240E"/>
    <w:rsid w:val="00C92D1C"/>
    <w:rsid w:val="00C93A33"/>
    <w:rsid w:val="00C9453A"/>
    <w:rsid w:val="00C9490B"/>
    <w:rsid w:val="00C95101"/>
    <w:rsid w:val="00C951DF"/>
    <w:rsid w:val="00C95CFA"/>
    <w:rsid w:val="00C96268"/>
    <w:rsid w:val="00C96864"/>
    <w:rsid w:val="00C97206"/>
    <w:rsid w:val="00C9741E"/>
    <w:rsid w:val="00C97E66"/>
    <w:rsid w:val="00CA0D2A"/>
    <w:rsid w:val="00CA375D"/>
    <w:rsid w:val="00CA4691"/>
    <w:rsid w:val="00CA4931"/>
    <w:rsid w:val="00CA4933"/>
    <w:rsid w:val="00CA5DC2"/>
    <w:rsid w:val="00CA6640"/>
    <w:rsid w:val="00CB0299"/>
    <w:rsid w:val="00CB0824"/>
    <w:rsid w:val="00CB0EB5"/>
    <w:rsid w:val="00CB1045"/>
    <w:rsid w:val="00CB1D89"/>
    <w:rsid w:val="00CB2B9A"/>
    <w:rsid w:val="00CB3473"/>
    <w:rsid w:val="00CB3FBF"/>
    <w:rsid w:val="00CB4457"/>
    <w:rsid w:val="00CB4B37"/>
    <w:rsid w:val="00CB52B6"/>
    <w:rsid w:val="00CB572E"/>
    <w:rsid w:val="00CB6009"/>
    <w:rsid w:val="00CB6F6D"/>
    <w:rsid w:val="00CB73F6"/>
    <w:rsid w:val="00CB75A1"/>
    <w:rsid w:val="00CB7747"/>
    <w:rsid w:val="00CC0863"/>
    <w:rsid w:val="00CC1A2A"/>
    <w:rsid w:val="00CC2084"/>
    <w:rsid w:val="00CC3242"/>
    <w:rsid w:val="00CC33F9"/>
    <w:rsid w:val="00CC347A"/>
    <w:rsid w:val="00CC39B0"/>
    <w:rsid w:val="00CC3F14"/>
    <w:rsid w:val="00CC5204"/>
    <w:rsid w:val="00CC5C36"/>
    <w:rsid w:val="00CC5F1E"/>
    <w:rsid w:val="00CC69F7"/>
    <w:rsid w:val="00CC7975"/>
    <w:rsid w:val="00CC7C9A"/>
    <w:rsid w:val="00CD0780"/>
    <w:rsid w:val="00CD16D5"/>
    <w:rsid w:val="00CD1A0E"/>
    <w:rsid w:val="00CD1D58"/>
    <w:rsid w:val="00CD1DCB"/>
    <w:rsid w:val="00CD2486"/>
    <w:rsid w:val="00CD2668"/>
    <w:rsid w:val="00CD2D64"/>
    <w:rsid w:val="00CD3093"/>
    <w:rsid w:val="00CD3230"/>
    <w:rsid w:val="00CD3998"/>
    <w:rsid w:val="00CD3CE0"/>
    <w:rsid w:val="00CD3F79"/>
    <w:rsid w:val="00CD4958"/>
    <w:rsid w:val="00CD4C48"/>
    <w:rsid w:val="00CD570F"/>
    <w:rsid w:val="00CE0623"/>
    <w:rsid w:val="00CE0D1B"/>
    <w:rsid w:val="00CE105A"/>
    <w:rsid w:val="00CE1948"/>
    <w:rsid w:val="00CE1BE7"/>
    <w:rsid w:val="00CE2CFF"/>
    <w:rsid w:val="00CE3224"/>
    <w:rsid w:val="00CE377B"/>
    <w:rsid w:val="00CE456E"/>
    <w:rsid w:val="00CE60C8"/>
    <w:rsid w:val="00CE6C37"/>
    <w:rsid w:val="00CF0E1B"/>
    <w:rsid w:val="00CF14FD"/>
    <w:rsid w:val="00CF153F"/>
    <w:rsid w:val="00CF22C4"/>
    <w:rsid w:val="00CF4CB1"/>
    <w:rsid w:val="00CF51B1"/>
    <w:rsid w:val="00CF67A1"/>
    <w:rsid w:val="00CF7641"/>
    <w:rsid w:val="00D00EC6"/>
    <w:rsid w:val="00D0130E"/>
    <w:rsid w:val="00D022D7"/>
    <w:rsid w:val="00D02392"/>
    <w:rsid w:val="00D025AD"/>
    <w:rsid w:val="00D02C4B"/>
    <w:rsid w:val="00D034DE"/>
    <w:rsid w:val="00D0455C"/>
    <w:rsid w:val="00D04A6C"/>
    <w:rsid w:val="00D04A71"/>
    <w:rsid w:val="00D04CB3"/>
    <w:rsid w:val="00D05780"/>
    <w:rsid w:val="00D05E8E"/>
    <w:rsid w:val="00D0667D"/>
    <w:rsid w:val="00D06A3B"/>
    <w:rsid w:val="00D07112"/>
    <w:rsid w:val="00D07E54"/>
    <w:rsid w:val="00D10450"/>
    <w:rsid w:val="00D10ABD"/>
    <w:rsid w:val="00D10BA5"/>
    <w:rsid w:val="00D11401"/>
    <w:rsid w:val="00D114F0"/>
    <w:rsid w:val="00D11897"/>
    <w:rsid w:val="00D1282E"/>
    <w:rsid w:val="00D13DE4"/>
    <w:rsid w:val="00D14570"/>
    <w:rsid w:val="00D14FFA"/>
    <w:rsid w:val="00D1529A"/>
    <w:rsid w:val="00D165AC"/>
    <w:rsid w:val="00D17711"/>
    <w:rsid w:val="00D200AB"/>
    <w:rsid w:val="00D20251"/>
    <w:rsid w:val="00D20303"/>
    <w:rsid w:val="00D20E60"/>
    <w:rsid w:val="00D21DFB"/>
    <w:rsid w:val="00D21E89"/>
    <w:rsid w:val="00D252CC"/>
    <w:rsid w:val="00D25840"/>
    <w:rsid w:val="00D25CB1"/>
    <w:rsid w:val="00D266BD"/>
    <w:rsid w:val="00D316C1"/>
    <w:rsid w:val="00D3272D"/>
    <w:rsid w:val="00D33095"/>
    <w:rsid w:val="00D334F9"/>
    <w:rsid w:val="00D35584"/>
    <w:rsid w:val="00D35B0C"/>
    <w:rsid w:val="00D35ED8"/>
    <w:rsid w:val="00D407CB"/>
    <w:rsid w:val="00D40B1E"/>
    <w:rsid w:val="00D41753"/>
    <w:rsid w:val="00D42AEE"/>
    <w:rsid w:val="00D42DCE"/>
    <w:rsid w:val="00D43CCA"/>
    <w:rsid w:val="00D4449D"/>
    <w:rsid w:val="00D44875"/>
    <w:rsid w:val="00D46160"/>
    <w:rsid w:val="00D46688"/>
    <w:rsid w:val="00D46AE3"/>
    <w:rsid w:val="00D4721E"/>
    <w:rsid w:val="00D47353"/>
    <w:rsid w:val="00D47491"/>
    <w:rsid w:val="00D4778F"/>
    <w:rsid w:val="00D47E18"/>
    <w:rsid w:val="00D50440"/>
    <w:rsid w:val="00D509B3"/>
    <w:rsid w:val="00D51610"/>
    <w:rsid w:val="00D51E0F"/>
    <w:rsid w:val="00D523A2"/>
    <w:rsid w:val="00D538A5"/>
    <w:rsid w:val="00D53E88"/>
    <w:rsid w:val="00D55102"/>
    <w:rsid w:val="00D55136"/>
    <w:rsid w:val="00D552A8"/>
    <w:rsid w:val="00D55502"/>
    <w:rsid w:val="00D5669F"/>
    <w:rsid w:val="00D56700"/>
    <w:rsid w:val="00D572A8"/>
    <w:rsid w:val="00D574C4"/>
    <w:rsid w:val="00D57AB7"/>
    <w:rsid w:val="00D57BDA"/>
    <w:rsid w:val="00D57C14"/>
    <w:rsid w:val="00D6014F"/>
    <w:rsid w:val="00D61B52"/>
    <w:rsid w:val="00D61F6C"/>
    <w:rsid w:val="00D67229"/>
    <w:rsid w:val="00D7018B"/>
    <w:rsid w:val="00D71059"/>
    <w:rsid w:val="00D71B8C"/>
    <w:rsid w:val="00D71D4F"/>
    <w:rsid w:val="00D72AB5"/>
    <w:rsid w:val="00D72D89"/>
    <w:rsid w:val="00D733E9"/>
    <w:rsid w:val="00D73A99"/>
    <w:rsid w:val="00D73BAC"/>
    <w:rsid w:val="00D73BDC"/>
    <w:rsid w:val="00D74D77"/>
    <w:rsid w:val="00D7547A"/>
    <w:rsid w:val="00D75B7E"/>
    <w:rsid w:val="00D76B71"/>
    <w:rsid w:val="00D7740B"/>
    <w:rsid w:val="00D77DD2"/>
    <w:rsid w:val="00D80207"/>
    <w:rsid w:val="00D819DA"/>
    <w:rsid w:val="00D82519"/>
    <w:rsid w:val="00D8501C"/>
    <w:rsid w:val="00D85B29"/>
    <w:rsid w:val="00D864B4"/>
    <w:rsid w:val="00D86769"/>
    <w:rsid w:val="00D873B6"/>
    <w:rsid w:val="00D87A92"/>
    <w:rsid w:val="00D92B60"/>
    <w:rsid w:val="00D93CD5"/>
    <w:rsid w:val="00D95489"/>
    <w:rsid w:val="00D95808"/>
    <w:rsid w:val="00D96C97"/>
    <w:rsid w:val="00D96DFC"/>
    <w:rsid w:val="00DA00CE"/>
    <w:rsid w:val="00DA2512"/>
    <w:rsid w:val="00DA25F9"/>
    <w:rsid w:val="00DA2661"/>
    <w:rsid w:val="00DA27FC"/>
    <w:rsid w:val="00DA2F15"/>
    <w:rsid w:val="00DA3CD7"/>
    <w:rsid w:val="00DA4AC9"/>
    <w:rsid w:val="00DA6BAC"/>
    <w:rsid w:val="00DA7550"/>
    <w:rsid w:val="00DB0297"/>
    <w:rsid w:val="00DB11E1"/>
    <w:rsid w:val="00DB1CCF"/>
    <w:rsid w:val="00DB1E2E"/>
    <w:rsid w:val="00DB1F56"/>
    <w:rsid w:val="00DB2ACF"/>
    <w:rsid w:val="00DB405F"/>
    <w:rsid w:val="00DB5F8C"/>
    <w:rsid w:val="00DB655C"/>
    <w:rsid w:val="00DB6A6C"/>
    <w:rsid w:val="00DB7764"/>
    <w:rsid w:val="00DC0729"/>
    <w:rsid w:val="00DC08AC"/>
    <w:rsid w:val="00DC0C6E"/>
    <w:rsid w:val="00DC2026"/>
    <w:rsid w:val="00DC21EE"/>
    <w:rsid w:val="00DC423D"/>
    <w:rsid w:val="00DC532D"/>
    <w:rsid w:val="00DC6404"/>
    <w:rsid w:val="00DC6746"/>
    <w:rsid w:val="00DC6E26"/>
    <w:rsid w:val="00DC7A12"/>
    <w:rsid w:val="00DD04DC"/>
    <w:rsid w:val="00DD07D2"/>
    <w:rsid w:val="00DD2D58"/>
    <w:rsid w:val="00DD3495"/>
    <w:rsid w:val="00DD3933"/>
    <w:rsid w:val="00DD3B22"/>
    <w:rsid w:val="00DD4241"/>
    <w:rsid w:val="00DD4686"/>
    <w:rsid w:val="00DD52DC"/>
    <w:rsid w:val="00DD5B49"/>
    <w:rsid w:val="00DD626A"/>
    <w:rsid w:val="00DD62AB"/>
    <w:rsid w:val="00DD7041"/>
    <w:rsid w:val="00DD76A7"/>
    <w:rsid w:val="00DD7E6D"/>
    <w:rsid w:val="00DE1C9B"/>
    <w:rsid w:val="00DE2405"/>
    <w:rsid w:val="00DE32A4"/>
    <w:rsid w:val="00DE3EFA"/>
    <w:rsid w:val="00DE4412"/>
    <w:rsid w:val="00DE4ED1"/>
    <w:rsid w:val="00DE6BF8"/>
    <w:rsid w:val="00DE7716"/>
    <w:rsid w:val="00DF17D6"/>
    <w:rsid w:val="00DF17E3"/>
    <w:rsid w:val="00DF256B"/>
    <w:rsid w:val="00DF2585"/>
    <w:rsid w:val="00DF2A67"/>
    <w:rsid w:val="00DF2E0E"/>
    <w:rsid w:val="00DF4F5B"/>
    <w:rsid w:val="00DF56BB"/>
    <w:rsid w:val="00DF5C4F"/>
    <w:rsid w:val="00DF647D"/>
    <w:rsid w:val="00DF6B24"/>
    <w:rsid w:val="00DF6CD5"/>
    <w:rsid w:val="00E008B4"/>
    <w:rsid w:val="00E00DC7"/>
    <w:rsid w:val="00E01453"/>
    <w:rsid w:val="00E01F4B"/>
    <w:rsid w:val="00E020C9"/>
    <w:rsid w:val="00E041B6"/>
    <w:rsid w:val="00E04CAF"/>
    <w:rsid w:val="00E05BF6"/>
    <w:rsid w:val="00E103DC"/>
    <w:rsid w:val="00E11294"/>
    <w:rsid w:val="00E1150A"/>
    <w:rsid w:val="00E115F2"/>
    <w:rsid w:val="00E11D91"/>
    <w:rsid w:val="00E12744"/>
    <w:rsid w:val="00E1356B"/>
    <w:rsid w:val="00E13DE1"/>
    <w:rsid w:val="00E13F6C"/>
    <w:rsid w:val="00E147DC"/>
    <w:rsid w:val="00E1491B"/>
    <w:rsid w:val="00E1561B"/>
    <w:rsid w:val="00E1706A"/>
    <w:rsid w:val="00E17394"/>
    <w:rsid w:val="00E17CAD"/>
    <w:rsid w:val="00E17ED8"/>
    <w:rsid w:val="00E22581"/>
    <w:rsid w:val="00E2276F"/>
    <w:rsid w:val="00E22BB0"/>
    <w:rsid w:val="00E23904"/>
    <w:rsid w:val="00E23E89"/>
    <w:rsid w:val="00E24011"/>
    <w:rsid w:val="00E24181"/>
    <w:rsid w:val="00E2526F"/>
    <w:rsid w:val="00E2607F"/>
    <w:rsid w:val="00E26151"/>
    <w:rsid w:val="00E264B3"/>
    <w:rsid w:val="00E26A05"/>
    <w:rsid w:val="00E2736B"/>
    <w:rsid w:val="00E30BDF"/>
    <w:rsid w:val="00E31593"/>
    <w:rsid w:val="00E31BF6"/>
    <w:rsid w:val="00E31CB6"/>
    <w:rsid w:val="00E31F76"/>
    <w:rsid w:val="00E322C3"/>
    <w:rsid w:val="00E32413"/>
    <w:rsid w:val="00E326F4"/>
    <w:rsid w:val="00E351A3"/>
    <w:rsid w:val="00E3574C"/>
    <w:rsid w:val="00E36383"/>
    <w:rsid w:val="00E3749A"/>
    <w:rsid w:val="00E407C2"/>
    <w:rsid w:val="00E41759"/>
    <w:rsid w:val="00E41B6F"/>
    <w:rsid w:val="00E41D4C"/>
    <w:rsid w:val="00E42015"/>
    <w:rsid w:val="00E43150"/>
    <w:rsid w:val="00E438BD"/>
    <w:rsid w:val="00E43E76"/>
    <w:rsid w:val="00E45637"/>
    <w:rsid w:val="00E45F41"/>
    <w:rsid w:val="00E466CA"/>
    <w:rsid w:val="00E4676F"/>
    <w:rsid w:val="00E511FB"/>
    <w:rsid w:val="00E51DA0"/>
    <w:rsid w:val="00E52B91"/>
    <w:rsid w:val="00E542C2"/>
    <w:rsid w:val="00E54469"/>
    <w:rsid w:val="00E54B4B"/>
    <w:rsid w:val="00E55471"/>
    <w:rsid w:val="00E5575D"/>
    <w:rsid w:val="00E55B78"/>
    <w:rsid w:val="00E565C5"/>
    <w:rsid w:val="00E57AAB"/>
    <w:rsid w:val="00E6016D"/>
    <w:rsid w:val="00E61889"/>
    <w:rsid w:val="00E619A2"/>
    <w:rsid w:val="00E62035"/>
    <w:rsid w:val="00E6226C"/>
    <w:rsid w:val="00E62549"/>
    <w:rsid w:val="00E626F9"/>
    <w:rsid w:val="00E62E5B"/>
    <w:rsid w:val="00E63126"/>
    <w:rsid w:val="00E644FF"/>
    <w:rsid w:val="00E64B9A"/>
    <w:rsid w:val="00E65336"/>
    <w:rsid w:val="00E654A0"/>
    <w:rsid w:val="00E66060"/>
    <w:rsid w:val="00E67DF7"/>
    <w:rsid w:val="00E70ED1"/>
    <w:rsid w:val="00E7122E"/>
    <w:rsid w:val="00E7266D"/>
    <w:rsid w:val="00E726FB"/>
    <w:rsid w:val="00E728A2"/>
    <w:rsid w:val="00E737D4"/>
    <w:rsid w:val="00E74468"/>
    <w:rsid w:val="00E76BB0"/>
    <w:rsid w:val="00E777F1"/>
    <w:rsid w:val="00E77F95"/>
    <w:rsid w:val="00E8078F"/>
    <w:rsid w:val="00E812DB"/>
    <w:rsid w:val="00E82A9D"/>
    <w:rsid w:val="00E82C70"/>
    <w:rsid w:val="00E830AC"/>
    <w:rsid w:val="00E83588"/>
    <w:rsid w:val="00E84500"/>
    <w:rsid w:val="00E8466D"/>
    <w:rsid w:val="00E84C72"/>
    <w:rsid w:val="00E85339"/>
    <w:rsid w:val="00E856F0"/>
    <w:rsid w:val="00E9062E"/>
    <w:rsid w:val="00E9069D"/>
    <w:rsid w:val="00E9085D"/>
    <w:rsid w:val="00E90D8D"/>
    <w:rsid w:val="00E918E3"/>
    <w:rsid w:val="00E92E02"/>
    <w:rsid w:val="00E94E9E"/>
    <w:rsid w:val="00E950E4"/>
    <w:rsid w:val="00E951E6"/>
    <w:rsid w:val="00E956AC"/>
    <w:rsid w:val="00E95A8E"/>
    <w:rsid w:val="00E96AD0"/>
    <w:rsid w:val="00E96D81"/>
    <w:rsid w:val="00E9704B"/>
    <w:rsid w:val="00E971E6"/>
    <w:rsid w:val="00E977A6"/>
    <w:rsid w:val="00E97E1F"/>
    <w:rsid w:val="00E97F8E"/>
    <w:rsid w:val="00EA014C"/>
    <w:rsid w:val="00EA2ED2"/>
    <w:rsid w:val="00EA3443"/>
    <w:rsid w:val="00EA3CCA"/>
    <w:rsid w:val="00EA442A"/>
    <w:rsid w:val="00EA4B52"/>
    <w:rsid w:val="00EA59B6"/>
    <w:rsid w:val="00EA5BD0"/>
    <w:rsid w:val="00EA62CD"/>
    <w:rsid w:val="00EB0023"/>
    <w:rsid w:val="00EB09FA"/>
    <w:rsid w:val="00EB0F5D"/>
    <w:rsid w:val="00EB13AE"/>
    <w:rsid w:val="00EB368E"/>
    <w:rsid w:val="00EB42D6"/>
    <w:rsid w:val="00EB4490"/>
    <w:rsid w:val="00EB4AE1"/>
    <w:rsid w:val="00EB4E43"/>
    <w:rsid w:val="00EB4F33"/>
    <w:rsid w:val="00EB5B4F"/>
    <w:rsid w:val="00EB5BF5"/>
    <w:rsid w:val="00EB6549"/>
    <w:rsid w:val="00EB68DC"/>
    <w:rsid w:val="00EC08AE"/>
    <w:rsid w:val="00EC0969"/>
    <w:rsid w:val="00EC19B5"/>
    <w:rsid w:val="00EC22FF"/>
    <w:rsid w:val="00EC2349"/>
    <w:rsid w:val="00EC59EA"/>
    <w:rsid w:val="00EC636B"/>
    <w:rsid w:val="00EC64EA"/>
    <w:rsid w:val="00EC6627"/>
    <w:rsid w:val="00EC70F9"/>
    <w:rsid w:val="00EC71F9"/>
    <w:rsid w:val="00EC72C9"/>
    <w:rsid w:val="00EC744D"/>
    <w:rsid w:val="00ED1043"/>
    <w:rsid w:val="00ED26D3"/>
    <w:rsid w:val="00ED2A19"/>
    <w:rsid w:val="00ED35C1"/>
    <w:rsid w:val="00ED3AE0"/>
    <w:rsid w:val="00ED43D0"/>
    <w:rsid w:val="00ED4D8A"/>
    <w:rsid w:val="00ED73C7"/>
    <w:rsid w:val="00ED7C3E"/>
    <w:rsid w:val="00EE000E"/>
    <w:rsid w:val="00EE11A9"/>
    <w:rsid w:val="00EE1A97"/>
    <w:rsid w:val="00EE1CB6"/>
    <w:rsid w:val="00EE24E9"/>
    <w:rsid w:val="00EE34B1"/>
    <w:rsid w:val="00EE4BC9"/>
    <w:rsid w:val="00EE522C"/>
    <w:rsid w:val="00EE5729"/>
    <w:rsid w:val="00EE5933"/>
    <w:rsid w:val="00EE5C9B"/>
    <w:rsid w:val="00EE5E64"/>
    <w:rsid w:val="00EE621F"/>
    <w:rsid w:val="00EE68A6"/>
    <w:rsid w:val="00EE75ED"/>
    <w:rsid w:val="00EE79C2"/>
    <w:rsid w:val="00EF0EB7"/>
    <w:rsid w:val="00EF28C8"/>
    <w:rsid w:val="00EF317B"/>
    <w:rsid w:val="00EF475C"/>
    <w:rsid w:val="00EF4D40"/>
    <w:rsid w:val="00EF5CC7"/>
    <w:rsid w:val="00EF5E41"/>
    <w:rsid w:val="00EF7DE8"/>
    <w:rsid w:val="00F01E58"/>
    <w:rsid w:val="00F023EF"/>
    <w:rsid w:val="00F024DE"/>
    <w:rsid w:val="00F025F9"/>
    <w:rsid w:val="00F03247"/>
    <w:rsid w:val="00F037DB"/>
    <w:rsid w:val="00F047FC"/>
    <w:rsid w:val="00F048CF"/>
    <w:rsid w:val="00F04CD3"/>
    <w:rsid w:val="00F05499"/>
    <w:rsid w:val="00F054AE"/>
    <w:rsid w:val="00F05870"/>
    <w:rsid w:val="00F06246"/>
    <w:rsid w:val="00F06509"/>
    <w:rsid w:val="00F0718D"/>
    <w:rsid w:val="00F07CAC"/>
    <w:rsid w:val="00F10174"/>
    <w:rsid w:val="00F10F85"/>
    <w:rsid w:val="00F13FCA"/>
    <w:rsid w:val="00F15035"/>
    <w:rsid w:val="00F153D8"/>
    <w:rsid w:val="00F16094"/>
    <w:rsid w:val="00F16388"/>
    <w:rsid w:val="00F17C2D"/>
    <w:rsid w:val="00F2013D"/>
    <w:rsid w:val="00F20E38"/>
    <w:rsid w:val="00F21204"/>
    <w:rsid w:val="00F2125E"/>
    <w:rsid w:val="00F2136E"/>
    <w:rsid w:val="00F21388"/>
    <w:rsid w:val="00F2213A"/>
    <w:rsid w:val="00F2269F"/>
    <w:rsid w:val="00F23181"/>
    <w:rsid w:val="00F23B0A"/>
    <w:rsid w:val="00F25418"/>
    <w:rsid w:val="00F25F53"/>
    <w:rsid w:val="00F2772E"/>
    <w:rsid w:val="00F27D68"/>
    <w:rsid w:val="00F30369"/>
    <w:rsid w:val="00F3047E"/>
    <w:rsid w:val="00F30614"/>
    <w:rsid w:val="00F31193"/>
    <w:rsid w:val="00F318BD"/>
    <w:rsid w:val="00F32055"/>
    <w:rsid w:val="00F32371"/>
    <w:rsid w:val="00F32965"/>
    <w:rsid w:val="00F33106"/>
    <w:rsid w:val="00F341A5"/>
    <w:rsid w:val="00F353B7"/>
    <w:rsid w:val="00F35768"/>
    <w:rsid w:val="00F35C23"/>
    <w:rsid w:val="00F35C65"/>
    <w:rsid w:val="00F36B1D"/>
    <w:rsid w:val="00F36E48"/>
    <w:rsid w:val="00F37A37"/>
    <w:rsid w:val="00F402B3"/>
    <w:rsid w:val="00F40C55"/>
    <w:rsid w:val="00F40D88"/>
    <w:rsid w:val="00F41329"/>
    <w:rsid w:val="00F428D0"/>
    <w:rsid w:val="00F42E6D"/>
    <w:rsid w:val="00F439F0"/>
    <w:rsid w:val="00F43EAE"/>
    <w:rsid w:val="00F4403E"/>
    <w:rsid w:val="00F44052"/>
    <w:rsid w:val="00F44860"/>
    <w:rsid w:val="00F45602"/>
    <w:rsid w:val="00F463AA"/>
    <w:rsid w:val="00F46AA2"/>
    <w:rsid w:val="00F50107"/>
    <w:rsid w:val="00F503F5"/>
    <w:rsid w:val="00F507C4"/>
    <w:rsid w:val="00F50EB2"/>
    <w:rsid w:val="00F512DC"/>
    <w:rsid w:val="00F51A5E"/>
    <w:rsid w:val="00F52796"/>
    <w:rsid w:val="00F52BCE"/>
    <w:rsid w:val="00F533A4"/>
    <w:rsid w:val="00F539B7"/>
    <w:rsid w:val="00F54228"/>
    <w:rsid w:val="00F54BB6"/>
    <w:rsid w:val="00F55A31"/>
    <w:rsid w:val="00F55FCA"/>
    <w:rsid w:val="00F5640A"/>
    <w:rsid w:val="00F570BC"/>
    <w:rsid w:val="00F604BC"/>
    <w:rsid w:val="00F60BD2"/>
    <w:rsid w:val="00F60C6A"/>
    <w:rsid w:val="00F60E36"/>
    <w:rsid w:val="00F613CD"/>
    <w:rsid w:val="00F6169A"/>
    <w:rsid w:val="00F6207F"/>
    <w:rsid w:val="00F6242E"/>
    <w:rsid w:val="00F62858"/>
    <w:rsid w:val="00F62AE8"/>
    <w:rsid w:val="00F631BD"/>
    <w:rsid w:val="00F638E8"/>
    <w:rsid w:val="00F649F4"/>
    <w:rsid w:val="00F67751"/>
    <w:rsid w:val="00F67A93"/>
    <w:rsid w:val="00F7042A"/>
    <w:rsid w:val="00F7183F"/>
    <w:rsid w:val="00F728E5"/>
    <w:rsid w:val="00F761FB"/>
    <w:rsid w:val="00F76E76"/>
    <w:rsid w:val="00F77277"/>
    <w:rsid w:val="00F77F9F"/>
    <w:rsid w:val="00F77FFA"/>
    <w:rsid w:val="00F80818"/>
    <w:rsid w:val="00F80F6B"/>
    <w:rsid w:val="00F81B26"/>
    <w:rsid w:val="00F82503"/>
    <w:rsid w:val="00F8456F"/>
    <w:rsid w:val="00F8459E"/>
    <w:rsid w:val="00F84626"/>
    <w:rsid w:val="00F849FD"/>
    <w:rsid w:val="00F84C9A"/>
    <w:rsid w:val="00F84CEF"/>
    <w:rsid w:val="00F87E6E"/>
    <w:rsid w:val="00F87F8E"/>
    <w:rsid w:val="00F90606"/>
    <w:rsid w:val="00F9069B"/>
    <w:rsid w:val="00F90F95"/>
    <w:rsid w:val="00F910E5"/>
    <w:rsid w:val="00F915C4"/>
    <w:rsid w:val="00F91D67"/>
    <w:rsid w:val="00F92276"/>
    <w:rsid w:val="00F95076"/>
    <w:rsid w:val="00F96941"/>
    <w:rsid w:val="00F96FC6"/>
    <w:rsid w:val="00F97411"/>
    <w:rsid w:val="00F978F5"/>
    <w:rsid w:val="00FA0707"/>
    <w:rsid w:val="00FA0B31"/>
    <w:rsid w:val="00FA18E4"/>
    <w:rsid w:val="00FA33B2"/>
    <w:rsid w:val="00FA3BE7"/>
    <w:rsid w:val="00FA4425"/>
    <w:rsid w:val="00FA584C"/>
    <w:rsid w:val="00FA6EA2"/>
    <w:rsid w:val="00FA7FD5"/>
    <w:rsid w:val="00FB0086"/>
    <w:rsid w:val="00FB0EA0"/>
    <w:rsid w:val="00FB11C6"/>
    <w:rsid w:val="00FB19F5"/>
    <w:rsid w:val="00FB29A4"/>
    <w:rsid w:val="00FB3A42"/>
    <w:rsid w:val="00FB43E5"/>
    <w:rsid w:val="00FB4552"/>
    <w:rsid w:val="00FB5DB6"/>
    <w:rsid w:val="00FB5ED1"/>
    <w:rsid w:val="00FB70D3"/>
    <w:rsid w:val="00FC09F1"/>
    <w:rsid w:val="00FC0F6B"/>
    <w:rsid w:val="00FC18A7"/>
    <w:rsid w:val="00FC202F"/>
    <w:rsid w:val="00FC225D"/>
    <w:rsid w:val="00FC26A3"/>
    <w:rsid w:val="00FC2C3F"/>
    <w:rsid w:val="00FC4E05"/>
    <w:rsid w:val="00FC5219"/>
    <w:rsid w:val="00FC5418"/>
    <w:rsid w:val="00FC586D"/>
    <w:rsid w:val="00FC5F66"/>
    <w:rsid w:val="00FC5FE4"/>
    <w:rsid w:val="00FC6A36"/>
    <w:rsid w:val="00FC7A90"/>
    <w:rsid w:val="00FC7D78"/>
    <w:rsid w:val="00FD046D"/>
    <w:rsid w:val="00FD0E0B"/>
    <w:rsid w:val="00FD43E1"/>
    <w:rsid w:val="00FD553D"/>
    <w:rsid w:val="00FD5E3D"/>
    <w:rsid w:val="00FD668F"/>
    <w:rsid w:val="00FD7C99"/>
    <w:rsid w:val="00FD7EA8"/>
    <w:rsid w:val="00FE0106"/>
    <w:rsid w:val="00FE0E38"/>
    <w:rsid w:val="00FE1666"/>
    <w:rsid w:val="00FE18A2"/>
    <w:rsid w:val="00FE272B"/>
    <w:rsid w:val="00FE28E1"/>
    <w:rsid w:val="00FE2B7C"/>
    <w:rsid w:val="00FE3D4F"/>
    <w:rsid w:val="00FE3D8C"/>
    <w:rsid w:val="00FE3DF9"/>
    <w:rsid w:val="00FE4450"/>
    <w:rsid w:val="00FE4703"/>
    <w:rsid w:val="00FE4B4F"/>
    <w:rsid w:val="00FE4BDA"/>
    <w:rsid w:val="00FE567B"/>
    <w:rsid w:val="00FE585F"/>
    <w:rsid w:val="00FE59C5"/>
    <w:rsid w:val="00FE609D"/>
    <w:rsid w:val="00FE7D80"/>
    <w:rsid w:val="00FF03E2"/>
    <w:rsid w:val="00FF1341"/>
    <w:rsid w:val="00FF1A3C"/>
    <w:rsid w:val="00FF1EE5"/>
    <w:rsid w:val="00FF2652"/>
    <w:rsid w:val="00FF2AFB"/>
    <w:rsid w:val="00FF2B23"/>
    <w:rsid w:val="00FF2C65"/>
    <w:rsid w:val="00FF315A"/>
    <w:rsid w:val="00FF4451"/>
    <w:rsid w:val="00FF4F49"/>
    <w:rsid w:val="00FF567B"/>
    <w:rsid w:val="00FF5C21"/>
    <w:rsid w:val="00FF60FF"/>
    <w:rsid w:val="00FF636B"/>
    <w:rsid w:val="00FF672A"/>
    <w:rsid w:val="00FF79CE"/>
    <w:rsid w:val="0278BBDF"/>
    <w:rsid w:val="03628AED"/>
    <w:rsid w:val="0517B581"/>
    <w:rsid w:val="05931E70"/>
    <w:rsid w:val="05C5E2F3"/>
    <w:rsid w:val="0761956C"/>
    <w:rsid w:val="07EAE27C"/>
    <w:rsid w:val="08E7C70F"/>
    <w:rsid w:val="090EB74B"/>
    <w:rsid w:val="0AC1B987"/>
    <w:rsid w:val="0C04D374"/>
    <w:rsid w:val="0CBADEEB"/>
    <w:rsid w:val="0D41D771"/>
    <w:rsid w:val="0DA5B515"/>
    <w:rsid w:val="0F231AA5"/>
    <w:rsid w:val="0F2E9FAE"/>
    <w:rsid w:val="0F5788CE"/>
    <w:rsid w:val="0F67FA57"/>
    <w:rsid w:val="10BD4032"/>
    <w:rsid w:val="12BFCEA2"/>
    <w:rsid w:val="13B146C6"/>
    <w:rsid w:val="14051A51"/>
    <w:rsid w:val="14190E6C"/>
    <w:rsid w:val="152125A1"/>
    <w:rsid w:val="164B7610"/>
    <w:rsid w:val="16590A5D"/>
    <w:rsid w:val="17545534"/>
    <w:rsid w:val="19D2E50C"/>
    <w:rsid w:val="1A58F79E"/>
    <w:rsid w:val="1A71A42E"/>
    <w:rsid w:val="1B9987E0"/>
    <w:rsid w:val="1C134E2E"/>
    <w:rsid w:val="1C79F13F"/>
    <w:rsid w:val="1C985907"/>
    <w:rsid w:val="1D09EE56"/>
    <w:rsid w:val="1D4EE545"/>
    <w:rsid w:val="1D8466CA"/>
    <w:rsid w:val="1FB07878"/>
    <w:rsid w:val="21A713AB"/>
    <w:rsid w:val="225381CF"/>
    <w:rsid w:val="2331DB0B"/>
    <w:rsid w:val="2400B30F"/>
    <w:rsid w:val="250D4586"/>
    <w:rsid w:val="284A2B10"/>
    <w:rsid w:val="2A5CDE24"/>
    <w:rsid w:val="2B33D88F"/>
    <w:rsid w:val="2BDED43B"/>
    <w:rsid w:val="2C42505C"/>
    <w:rsid w:val="2CF18B9F"/>
    <w:rsid w:val="2E2FC994"/>
    <w:rsid w:val="2EBBE281"/>
    <w:rsid w:val="2F5BCB0E"/>
    <w:rsid w:val="305E6C7C"/>
    <w:rsid w:val="31B6D8FC"/>
    <w:rsid w:val="32553377"/>
    <w:rsid w:val="326C6B8D"/>
    <w:rsid w:val="329102C7"/>
    <w:rsid w:val="330E448B"/>
    <w:rsid w:val="343F5930"/>
    <w:rsid w:val="37041E92"/>
    <w:rsid w:val="378CC850"/>
    <w:rsid w:val="386664B2"/>
    <w:rsid w:val="38D2ED92"/>
    <w:rsid w:val="38EB4639"/>
    <w:rsid w:val="3903779D"/>
    <w:rsid w:val="3AC3EE2D"/>
    <w:rsid w:val="3C4EED84"/>
    <w:rsid w:val="3E06697A"/>
    <w:rsid w:val="3F88877F"/>
    <w:rsid w:val="3FEA0A67"/>
    <w:rsid w:val="41BC9489"/>
    <w:rsid w:val="429FECC4"/>
    <w:rsid w:val="43B320EB"/>
    <w:rsid w:val="4631CB38"/>
    <w:rsid w:val="46580FAC"/>
    <w:rsid w:val="47251FCC"/>
    <w:rsid w:val="47D7F8DB"/>
    <w:rsid w:val="487AEB67"/>
    <w:rsid w:val="48C9C81A"/>
    <w:rsid w:val="4A3F26BE"/>
    <w:rsid w:val="4A4176DA"/>
    <w:rsid w:val="4BC0D9BD"/>
    <w:rsid w:val="4BEB6323"/>
    <w:rsid w:val="4BF890EF"/>
    <w:rsid w:val="4EC67DB5"/>
    <w:rsid w:val="5090105C"/>
    <w:rsid w:val="521C9E24"/>
    <w:rsid w:val="5233D2CD"/>
    <w:rsid w:val="53A11893"/>
    <w:rsid w:val="55A7497E"/>
    <w:rsid w:val="561A2166"/>
    <w:rsid w:val="578348BA"/>
    <w:rsid w:val="57909A56"/>
    <w:rsid w:val="584BB39B"/>
    <w:rsid w:val="591CC377"/>
    <w:rsid w:val="5A65B68C"/>
    <w:rsid w:val="5A89CFEE"/>
    <w:rsid w:val="5EE35A90"/>
    <w:rsid w:val="5F46B3FD"/>
    <w:rsid w:val="5FE03E83"/>
    <w:rsid w:val="6185999E"/>
    <w:rsid w:val="629804EA"/>
    <w:rsid w:val="63E20ED0"/>
    <w:rsid w:val="6411C2D6"/>
    <w:rsid w:val="66108F1D"/>
    <w:rsid w:val="6807751C"/>
    <w:rsid w:val="68FC95EE"/>
    <w:rsid w:val="6911CCD4"/>
    <w:rsid w:val="69A2AB1E"/>
    <w:rsid w:val="6A408F16"/>
    <w:rsid w:val="6A777A5A"/>
    <w:rsid w:val="6A974E9C"/>
    <w:rsid w:val="6AE40040"/>
    <w:rsid w:val="6D71FF02"/>
    <w:rsid w:val="6EC3655D"/>
    <w:rsid w:val="6FBF1A60"/>
    <w:rsid w:val="70D3FFAD"/>
    <w:rsid w:val="70F0F6F1"/>
    <w:rsid w:val="71D332A1"/>
    <w:rsid w:val="72E3A4A6"/>
    <w:rsid w:val="756EB42B"/>
    <w:rsid w:val="75959014"/>
    <w:rsid w:val="771F8E26"/>
    <w:rsid w:val="7782D1F1"/>
    <w:rsid w:val="7783F649"/>
    <w:rsid w:val="7BD41570"/>
    <w:rsid w:val="7BF4F2FD"/>
    <w:rsid w:val="7C3C508F"/>
    <w:rsid w:val="7CE7215E"/>
    <w:rsid w:val="7E5B5F0E"/>
    <w:rsid w:val="7E5D177A"/>
  </w:rsids>
  <m:mathPr>
    <m:mathFont m:val="Cambria Math"/>
    <m:brkBin m:val="before"/>
    <m:brkBinSub m:val="--"/>
    <m:smallFrac m:val="0"/>
    <m:dispDef m:val="0"/>
    <m:lMargin m:val="0"/>
    <m:rMargin m:val="0"/>
    <m:defJc m:val="centerGroup"/>
    <m:wrapRight/>
    <m:intLim m:val="subSup"/>
    <m:naryLim m:val="subSup"/>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64FEE7"/>
  <w14:defaultImageDpi w14:val="300"/>
  <w15:chartTrackingRefBased/>
  <w15:docId w15:val="{A6C48445-854C-E54A-8437-1E200665C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34A0"/>
    <w:rPr>
      <w:rFonts w:eastAsia="Times New Roman"/>
      <w:sz w:val="24"/>
      <w:szCs w:val="24"/>
    </w:rPr>
  </w:style>
  <w:style w:type="paragraph" w:styleId="Heading1">
    <w:name w:val="heading 1"/>
    <w:basedOn w:val="Normal"/>
    <w:next w:val="Normal"/>
    <w:qFormat/>
    <w:rsid w:val="005D1B03"/>
    <w:pPr>
      <w:keepNext/>
      <w:outlineLvl w:val="0"/>
    </w:pPr>
    <w:rPr>
      <w:b/>
      <w:bCs/>
    </w:rPr>
  </w:style>
  <w:style w:type="paragraph" w:styleId="Heading2">
    <w:name w:val="heading 2"/>
    <w:basedOn w:val="Normal"/>
    <w:next w:val="Normal"/>
    <w:link w:val="Heading2Char"/>
    <w:qFormat/>
    <w:rsid w:val="005D1B03"/>
    <w:pPr>
      <w:keepNext/>
      <w:outlineLvl w:val="1"/>
    </w:pPr>
    <w:rPr>
      <w:b/>
      <w:bCs/>
    </w:rPr>
  </w:style>
  <w:style w:type="paragraph" w:styleId="Heading3">
    <w:name w:val="heading 3"/>
    <w:basedOn w:val="Normal"/>
    <w:next w:val="Normal"/>
    <w:link w:val="Heading3Char"/>
    <w:qFormat/>
    <w:rsid w:val="005D1B03"/>
    <w:pPr>
      <w:keepNext/>
      <w:spacing w:before="240" w:after="60"/>
      <w:outlineLvl w:val="2"/>
    </w:pPr>
    <w:rPr>
      <w:b/>
      <w:bCs/>
      <w:szCs w:val="26"/>
    </w:rPr>
  </w:style>
  <w:style w:type="paragraph" w:styleId="Heading4">
    <w:name w:val="heading 4"/>
    <w:basedOn w:val="Normal"/>
    <w:next w:val="Normal"/>
    <w:link w:val="Heading4Char"/>
    <w:qFormat/>
    <w:pPr>
      <w:keepNext/>
      <w:widowControl w:val="0"/>
      <w:tabs>
        <w:tab w:val="num" w:pos="1800"/>
      </w:tabs>
      <w:spacing w:before="240" w:line="280" w:lineRule="atLeast"/>
      <w:ind w:left="1440" w:hanging="720"/>
      <w:outlineLvl w:val="3"/>
    </w:pPr>
    <w:rPr>
      <w:rFonts w:eastAsia="PMingLiU"/>
      <w:b/>
      <w:bCs/>
      <w:i/>
      <w:iCs/>
    </w:rPr>
  </w:style>
  <w:style w:type="paragraph" w:styleId="Heading5">
    <w:name w:val="heading 5"/>
    <w:basedOn w:val="Normal"/>
    <w:next w:val="Normal"/>
    <w:qFormat/>
    <w:pPr>
      <w:keepNext/>
      <w:jc w:val="center"/>
      <w:outlineLvl w:val="4"/>
    </w:pPr>
    <w:rPr>
      <w:rFonts w:ascii="Arial" w:hAnsi="Arial"/>
      <w:b/>
      <w:bCs/>
      <w:sz w:val="28"/>
      <w:szCs w:val="28"/>
    </w:rPr>
  </w:style>
  <w:style w:type="paragraph" w:styleId="Heading9">
    <w:name w:val="heading 9"/>
    <w:basedOn w:val="Normal"/>
    <w:next w:val="Normal"/>
    <w:link w:val="Heading9Char"/>
    <w:qFormat/>
    <w:rsid w:val="00454BF3"/>
    <w:pPr>
      <w:spacing w:before="240" w:after="60"/>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Pr>
      <w:rFonts w:ascii="Arial" w:hAnsi="Arial"/>
      <w:b/>
      <w:bCs/>
    </w:rPr>
  </w:style>
  <w:style w:type="paragraph" w:customStyle="1" w:styleId="Word4095Null">
    <w:name w:val="Word4095Null"/>
    <w:pPr>
      <w:widowControl w:val="0"/>
      <w:spacing w:line="240" w:lineRule="atLeast"/>
    </w:pPr>
    <w:rPr>
      <w:rFonts w:eastAsia="Batang"/>
      <w:lang w:val="en-US" w:eastAsia="en-US"/>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uiPriority w:val="99"/>
    <w:rPr>
      <w:b/>
      <w:bCs/>
      <w:color w:val="993300"/>
      <w:u w:val="none"/>
      <w:effect w:val="none"/>
    </w:rPr>
  </w:style>
  <w:style w:type="paragraph" w:styleId="NormalWeb">
    <w:name w:val="Normal (Web)"/>
    <w:basedOn w:val="Normal"/>
    <w:uiPriority w:val="99"/>
    <w:pPr>
      <w:spacing w:before="100" w:beforeAutospacing="1" w:after="100" w:afterAutospacing="1" w:line="255" w:lineRule="atLeast"/>
    </w:pPr>
    <w:rPr>
      <w:rFonts w:ascii="Verdana" w:hAnsi="Verdana"/>
      <w:sz w:val="17"/>
      <w:szCs w:val="17"/>
      <w:lang w:eastAsia="ko-KR"/>
    </w:rPr>
  </w:style>
  <w:style w:type="paragraph" w:styleId="TOC1">
    <w:name w:val="toc 1"/>
    <w:basedOn w:val="Normal"/>
    <w:next w:val="Normal"/>
    <w:autoRedefine/>
    <w:uiPriority w:val="39"/>
    <w:rsid w:val="00855428"/>
    <w:pPr>
      <w:spacing w:before="120" w:after="120"/>
    </w:pPr>
    <w:rPr>
      <w:b/>
      <w:bCs/>
      <w:sz w:val="20"/>
      <w:szCs w:val="20"/>
    </w:rPr>
  </w:style>
  <w:style w:type="character" w:styleId="Emphasis">
    <w:name w:val="Emphasis"/>
    <w:qFormat/>
    <w:rPr>
      <w:i/>
      <w:iCs/>
    </w:rPr>
  </w:style>
  <w:style w:type="character" w:styleId="Strong">
    <w:name w:val="Strong"/>
    <w:qFormat/>
    <w:rPr>
      <w:b/>
      <w:bCs/>
    </w:rPr>
  </w:style>
  <w:style w:type="paragraph" w:styleId="BalloonText">
    <w:name w:val="Balloon Text"/>
    <w:basedOn w:val="Normal"/>
    <w:rPr>
      <w:rFonts w:ascii="Tahoma" w:hAnsi="Tahoma"/>
      <w:sz w:val="16"/>
      <w:szCs w:val="16"/>
    </w:rPr>
  </w:style>
  <w:style w:type="character" w:styleId="FollowedHyperlink">
    <w:name w:val="FollowedHyperlink"/>
    <w:rPr>
      <w:color w:val="800080"/>
      <w:u w:val="single"/>
    </w:rPr>
  </w:style>
  <w:style w:type="character" w:customStyle="1" w:styleId="mainarttxt">
    <w:name w:val="mainarttxt"/>
    <w:basedOn w:val="DefaultParagraphFont"/>
  </w:style>
  <w:style w:type="paragraph" w:customStyle="1" w:styleId="cover-h1">
    <w:name w:val="cover-h1"/>
    <w:basedOn w:val="BodyText"/>
    <w:pPr>
      <w:widowControl w:val="0"/>
      <w:tabs>
        <w:tab w:val="left" w:pos="-90"/>
      </w:tabs>
      <w:spacing w:before="240" w:after="120" w:line="280" w:lineRule="atLeast"/>
      <w:jc w:val="center"/>
    </w:pPr>
    <w:rPr>
      <w:rFonts w:ascii="Times New Roman" w:eastAsia="PMingLiU" w:hAnsi="Times New Roman"/>
      <w:u w:val="single"/>
    </w:rPr>
  </w:style>
  <w:style w:type="paragraph" w:customStyle="1" w:styleId="BodyTextblue">
    <w:name w:val="Body Text (blue)"/>
    <w:basedOn w:val="BodyText"/>
    <w:pPr>
      <w:widowControl w:val="0"/>
      <w:spacing w:before="240" w:line="280" w:lineRule="atLeast"/>
      <w:ind w:left="720"/>
      <w:jc w:val="both"/>
    </w:pPr>
    <w:rPr>
      <w:rFonts w:ascii="Times New Roman" w:eastAsia="PMingLiU" w:hAnsi="Times New Roman"/>
      <w:b w:val="0"/>
      <w:bCs w:val="0"/>
      <w:color w:val="000000"/>
    </w:rPr>
  </w:style>
  <w:style w:type="paragraph" w:styleId="BodyTextIndent">
    <w:name w:val="Body Text Indent"/>
    <w:basedOn w:val="Normal"/>
    <w:link w:val="BodyTextIndentChar"/>
    <w:pPr>
      <w:jc w:val="both"/>
    </w:pPr>
    <w:rPr>
      <w:rFonts w:ascii="Arial" w:hAnsi="Arial"/>
    </w:rPr>
  </w:style>
  <w:style w:type="paragraph" w:customStyle="1" w:styleId="mynormal">
    <w:name w:val="mynormal"/>
    <w:basedOn w:val="Normal"/>
    <w:pPr>
      <w:widowControl w:val="0"/>
      <w:tabs>
        <w:tab w:val="left" w:pos="720"/>
      </w:tabs>
    </w:pPr>
    <w:rPr>
      <w:rFonts w:eastAsia="PMingLiU"/>
    </w:rPr>
  </w:style>
  <w:style w:type="paragraph" w:customStyle="1" w:styleId="Spacer">
    <w:name w:val="Spacer"/>
    <w:basedOn w:val="Normal"/>
    <w:pPr>
      <w:widowControl w:val="0"/>
      <w:spacing w:before="120" w:line="80" w:lineRule="exact"/>
    </w:pPr>
    <w:rPr>
      <w:sz w:val="16"/>
      <w:szCs w:val="16"/>
    </w:rPr>
  </w:style>
  <w:style w:type="paragraph" w:styleId="BodyText3">
    <w:name w:val="Body Text 3"/>
    <w:basedOn w:val="Normal"/>
    <w:rPr>
      <w:rFonts w:ascii="Arial" w:hAnsi="Arial"/>
      <w:color w:val="FF0000"/>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paragraph" w:customStyle="1" w:styleId="Style1">
    <w:name w:val="Style1"/>
    <w:basedOn w:val="Heading1"/>
    <w:qFormat/>
    <w:rsid w:val="007E3EED"/>
    <w:rPr>
      <w:rFonts w:eastAsia="PMingLiU"/>
      <w:lang w:eastAsia="zh-TW"/>
    </w:rPr>
  </w:style>
  <w:style w:type="paragraph" w:styleId="BodyText2">
    <w:name w:val="Body Text 2"/>
    <w:basedOn w:val="Normal"/>
    <w:pPr>
      <w:jc w:val="both"/>
    </w:pPr>
    <w:rPr>
      <w:rFonts w:ascii="Arial" w:hAnsi="Arial" w:cs="Arial"/>
    </w:rPr>
  </w:style>
  <w:style w:type="paragraph" w:styleId="CommentSubject">
    <w:name w:val="annotation subject"/>
    <w:basedOn w:val="CommentText"/>
    <w:next w:val="CommentText"/>
    <w:semiHidden/>
    <w:rPr>
      <w:b/>
      <w:bCs/>
    </w:rPr>
  </w:style>
  <w:style w:type="paragraph" w:styleId="BodyTextIndent2">
    <w:name w:val="Body Text Indent 2"/>
    <w:basedOn w:val="Normal"/>
    <w:pPr>
      <w:spacing w:after="120" w:line="480" w:lineRule="auto"/>
      <w:ind w:left="360"/>
    </w:pPr>
  </w:style>
  <w:style w:type="character" w:customStyle="1" w:styleId="h22">
    <w:name w:val="h22"/>
    <w:rPr>
      <w:b/>
      <w:bCs/>
      <w:color w:val="0066CC"/>
    </w:rPr>
  </w:style>
  <w:style w:type="paragraph" w:customStyle="1" w:styleId="TextTi12">
    <w:name w:val="Text:Ti12"/>
    <w:basedOn w:val="Normal"/>
    <w:pPr>
      <w:spacing w:after="170" w:line="280" w:lineRule="atLeast"/>
      <w:jc w:val="both"/>
    </w:pPr>
    <w:rPr>
      <w:rFonts w:eastAsia="BatangChe"/>
      <w:szCs w:val="20"/>
      <w:lang w:eastAsia="ko-KR"/>
    </w:rPr>
  </w:style>
  <w:style w:type="paragraph" w:customStyle="1" w:styleId="MediumGrid1-Accent21">
    <w:name w:val="Medium Grid 1 - Accent 21"/>
    <w:basedOn w:val="Normal"/>
    <w:uiPriority w:val="34"/>
    <w:qFormat/>
    <w:rsid w:val="00C13446"/>
    <w:pPr>
      <w:spacing w:after="200"/>
      <w:ind w:left="720"/>
      <w:contextualSpacing/>
    </w:pPr>
    <w:rPr>
      <w:rFonts w:ascii="Cambria" w:eastAsia="Cambria" w:hAnsi="Cambria"/>
    </w:rPr>
  </w:style>
  <w:style w:type="paragraph" w:customStyle="1" w:styleId="authors1">
    <w:name w:val="authors1"/>
    <w:basedOn w:val="Normal"/>
    <w:rsid w:val="007D50B5"/>
    <w:pPr>
      <w:spacing w:before="72" w:line="240" w:lineRule="atLeast"/>
      <w:ind w:left="550"/>
    </w:pPr>
    <w:rPr>
      <w:rFonts w:eastAsia="MS Mincho"/>
      <w:sz w:val="22"/>
      <w:szCs w:val="22"/>
      <w:lang w:eastAsia="ja-JP"/>
    </w:rPr>
  </w:style>
  <w:style w:type="character" w:customStyle="1" w:styleId="Heading2Char">
    <w:name w:val="Heading 2 Char"/>
    <w:link w:val="Heading2"/>
    <w:rsid w:val="005D1B03"/>
    <w:rPr>
      <w:rFonts w:eastAsia="Times New Roman"/>
      <w:b/>
      <w:bCs/>
      <w:sz w:val="24"/>
      <w:szCs w:val="24"/>
    </w:rPr>
  </w:style>
  <w:style w:type="character" w:customStyle="1" w:styleId="BodyTextChar">
    <w:name w:val="Body Text Char"/>
    <w:link w:val="BodyText"/>
    <w:rsid w:val="006D0C5A"/>
    <w:rPr>
      <w:rFonts w:ascii="Arial" w:eastAsia="Batang" w:hAnsi="Arial"/>
      <w:b/>
      <w:bCs/>
      <w:sz w:val="24"/>
      <w:szCs w:val="24"/>
    </w:rPr>
  </w:style>
  <w:style w:type="character" w:customStyle="1" w:styleId="BodyTextIndentChar">
    <w:name w:val="Body Text Indent Char"/>
    <w:link w:val="BodyTextIndent"/>
    <w:rsid w:val="006D0C5A"/>
    <w:rPr>
      <w:rFonts w:ascii="Arial" w:eastAsia="Batang" w:hAnsi="Arial"/>
      <w:sz w:val="24"/>
      <w:szCs w:val="24"/>
    </w:rPr>
  </w:style>
  <w:style w:type="character" w:customStyle="1" w:styleId="Heading9Char">
    <w:name w:val="Heading 9 Char"/>
    <w:link w:val="Heading9"/>
    <w:rsid w:val="00454BF3"/>
    <w:rPr>
      <w:rFonts w:ascii="Calibri" w:eastAsia="MS Gothic" w:hAnsi="Calibri" w:cs="Times New Roman"/>
      <w:sz w:val="22"/>
      <w:szCs w:val="22"/>
    </w:rPr>
  </w:style>
  <w:style w:type="paragraph" w:customStyle="1" w:styleId="ColorfulList-Accent11">
    <w:name w:val="Colorful List - Accent 11"/>
    <w:basedOn w:val="Normal"/>
    <w:uiPriority w:val="34"/>
    <w:qFormat/>
    <w:rsid w:val="006477E9"/>
    <w:pPr>
      <w:ind w:left="720"/>
      <w:contextualSpacing/>
    </w:pPr>
    <w:rPr>
      <w:rFonts w:ascii="Cambria" w:eastAsia="MS Mincho" w:hAnsi="Cambria"/>
    </w:rPr>
  </w:style>
  <w:style w:type="paragraph" w:styleId="ListParagraph">
    <w:name w:val="List Paragraph"/>
    <w:basedOn w:val="Normal"/>
    <w:uiPriority w:val="34"/>
    <w:qFormat/>
    <w:rsid w:val="00675836"/>
    <w:pPr>
      <w:ind w:left="720"/>
      <w:contextualSpacing/>
    </w:pPr>
    <w:rPr>
      <w:rFonts w:ascii="Calibri" w:eastAsia="DengXian" w:hAnsi="Calibri" w:cs="Arial"/>
      <w:lang w:val="en-HK" w:eastAsia="zh-TW"/>
    </w:rPr>
  </w:style>
  <w:style w:type="paragraph" w:styleId="Header">
    <w:name w:val="header"/>
    <w:basedOn w:val="Normal"/>
    <w:link w:val="HeaderChar"/>
    <w:uiPriority w:val="99"/>
    <w:rsid w:val="00735636"/>
    <w:pPr>
      <w:tabs>
        <w:tab w:val="center" w:pos="4680"/>
        <w:tab w:val="right" w:pos="9360"/>
      </w:tabs>
    </w:pPr>
  </w:style>
  <w:style w:type="character" w:customStyle="1" w:styleId="HeaderChar">
    <w:name w:val="Header Char"/>
    <w:link w:val="Header"/>
    <w:uiPriority w:val="99"/>
    <w:rsid w:val="00735636"/>
    <w:rPr>
      <w:rFonts w:ascii="Times" w:eastAsia="Batang" w:hAnsi="Times"/>
      <w:sz w:val="24"/>
      <w:szCs w:val="24"/>
    </w:rPr>
  </w:style>
  <w:style w:type="paragraph" w:styleId="Revision">
    <w:name w:val="Revision"/>
    <w:hidden/>
    <w:rsid w:val="00A143F5"/>
    <w:rPr>
      <w:rFonts w:ascii="Times" w:eastAsia="Batang" w:hAnsi="Times"/>
      <w:sz w:val="24"/>
      <w:szCs w:val="24"/>
      <w:lang w:val="en-US" w:eastAsia="en-US"/>
    </w:rPr>
  </w:style>
  <w:style w:type="paragraph" w:customStyle="1" w:styleId="Abstract">
    <w:name w:val="Abstract"/>
    <w:basedOn w:val="Normal"/>
    <w:link w:val="Abstract0"/>
    <w:qFormat/>
    <w:rsid w:val="00D35584"/>
    <w:pPr>
      <w:snapToGrid w:val="0"/>
      <w:ind w:right="84"/>
      <w:jc w:val="both"/>
    </w:pPr>
    <w:rPr>
      <w:rFonts w:ascii="Franklin Gothic Book" w:eastAsia="PMingLiU" w:hAnsi="Franklin Gothic Book" w:cs="Arial"/>
      <w:lang w:eastAsia="zh-TW"/>
    </w:rPr>
  </w:style>
  <w:style w:type="character" w:customStyle="1" w:styleId="Abstract0">
    <w:name w:val="Abstract 字元"/>
    <w:link w:val="Abstract"/>
    <w:rsid w:val="00D35584"/>
    <w:rPr>
      <w:rFonts w:ascii="Franklin Gothic Book" w:hAnsi="Franklin Gothic Book" w:cs="Arial"/>
      <w:sz w:val="24"/>
      <w:szCs w:val="24"/>
      <w:lang w:val="en-GB"/>
    </w:rPr>
  </w:style>
  <w:style w:type="paragraph" w:customStyle="1" w:styleId="Content">
    <w:name w:val="Content"/>
    <w:basedOn w:val="Normal"/>
    <w:link w:val="ContentChar"/>
    <w:qFormat/>
    <w:rsid w:val="00D35584"/>
    <w:pPr>
      <w:snapToGrid w:val="0"/>
      <w:spacing w:after="200" w:line="360" w:lineRule="auto"/>
      <w:ind w:firstLine="425"/>
      <w:jc w:val="both"/>
    </w:pPr>
    <w:rPr>
      <w:rFonts w:ascii="Franklin Gothic Book" w:eastAsia="PMingLiU" w:hAnsi="Franklin Gothic Book"/>
      <w:szCs w:val="22"/>
    </w:rPr>
  </w:style>
  <w:style w:type="character" w:customStyle="1" w:styleId="ContentChar">
    <w:name w:val="Content Char"/>
    <w:link w:val="Content"/>
    <w:rsid w:val="00D35584"/>
    <w:rPr>
      <w:rFonts w:ascii="Franklin Gothic Book" w:hAnsi="Franklin Gothic Book"/>
      <w:sz w:val="24"/>
      <w:szCs w:val="22"/>
      <w:lang w:val="en-GB" w:eastAsia="en-US"/>
    </w:rPr>
  </w:style>
  <w:style w:type="paragraph" w:customStyle="1" w:styleId="EndNoteBibliographyTitle">
    <w:name w:val="EndNote Bibliography Title"/>
    <w:basedOn w:val="Normal"/>
    <w:link w:val="EndNoteBibliographyTitleChar"/>
    <w:rsid w:val="00F17C2D"/>
    <w:pPr>
      <w:jc w:val="center"/>
    </w:pPr>
  </w:style>
  <w:style w:type="character" w:customStyle="1" w:styleId="EndNoteBibliographyTitleChar">
    <w:name w:val="EndNote Bibliography Title Char"/>
    <w:link w:val="EndNoteBibliographyTitle"/>
    <w:rsid w:val="00F17C2D"/>
    <w:rPr>
      <w:rFonts w:ascii="Times" w:eastAsia="Batang" w:hAnsi="Times"/>
      <w:sz w:val="24"/>
      <w:szCs w:val="24"/>
      <w:lang w:val="en-US" w:eastAsia="en-US"/>
    </w:rPr>
  </w:style>
  <w:style w:type="paragraph" w:customStyle="1" w:styleId="EndNoteBibliography">
    <w:name w:val="EndNote Bibliography"/>
    <w:basedOn w:val="Normal"/>
    <w:link w:val="EndNoteBibliographyChar"/>
    <w:rsid w:val="00F17C2D"/>
  </w:style>
  <w:style w:type="character" w:customStyle="1" w:styleId="EndNoteBibliographyChar">
    <w:name w:val="EndNote Bibliography Char"/>
    <w:link w:val="EndNoteBibliography"/>
    <w:rsid w:val="00F17C2D"/>
    <w:rPr>
      <w:rFonts w:ascii="Times" w:eastAsia="Batang" w:hAnsi="Times"/>
      <w:sz w:val="24"/>
      <w:szCs w:val="24"/>
      <w:lang w:val="en-US" w:eastAsia="en-US"/>
    </w:rPr>
  </w:style>
  <w:style w:type="table" w:styleId="TableGrid">
    <w:name w:val="Table Grid"/>
    <w:basedOn w:val="TableNormal"/>
    <w:rsid w:val="005650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066464"/>
    <w:rPr>
      <w:sz w:val="20"/>
      <w:szCs w:val="20"/>
    </w:rPr>
  </w:style>
  <w:style w:type="character" w:customStyle="1" w:styleId="FootnoteTextChar">
    <w:name w:val="Footnote Text Char"/>
    <w:basedOn w:val="DefaultParagraphFont"/>
    <w:link w:val="FootnoteText"/>
    <w:rsid w:val="00066464"/>
    <w:rPr>
      <w:rFonts w:ascii="Times" w:eastAsia="Batang" w:hAnsi="Times"/>
      <w:lang w:val="en-US" w:eastAsia="en-US"/>
    </w:rPr>
  </w:style>
  <w:style w:type="character" w:styleId="FootnoteReference">
    <w:name w:val="footnote reference"/>
    <w:basedOn w:val="DefaultParagraphFont"/>
    <w:rsid w:val="00066464"/>
    <w:rPr>
      <w:vertAlign w:val="superscript"/>
    </w:rPr>
  </w:style>
  <w:style w:type="character" w:styleId="UnresolvedMention">
    <w:name w:val="Unresolved Mention"/>
    <w:basedOn w:val="DefaultParagraphFont"/>
    <w:uiPriority w:val="99"/>
    <w:semiHidden/>
    <w:unhideWhenUsed/>
    <w:rsid w:val="00734816"/>
    <w:rPr>
      <w:color w:val="605E5C"/>
      <w:shd w:val="clear" w:color="auto" w:fill="E1DFDD"/>
    </w:rPr>
  </w:style>
  <w:style w:type="paragraph" w:styleId="EndnoteText">
    <w:name w:val="endnote text"/>
    <w:basedOn w:val="Normal"/>
    <w:link w:val="EndnoteTextChar"/>
    <w:rsid w:val="00DA25F9"/>
    <w:rPr>
      <w:sz w:val="20"/>
      <w:szCs w:val="20"/>
    </w:rPr>
  </w:style>
  <w:style w:type="character" w:customStyle="1" w:styleId="EndnoteTextChar">
    <w:name w:val="Endnote Text Char"/>
    <w:basedOn w:val="DefaultParagraphFont"/>
    <w:link w:val="EndnoteText"/>
    <w:rsid w:val="00DA25F9"/>
    <w:rPr>
      <w:rFonts w:ascii="Times" w:eastAsia="Batang" w:hAnsi="Times"/>
      <w:lang w:val="en-US" w:eastAsia="en-US"/>
    </w:rPr>
  </w:style>
  <w:style w:type="character" w:styleId="EndnoteReference">
    <w:name w:val="endnote reference"/>
    <w:basedOn w:val="DefaultParagraphFont"/>
    <w:rsid w:val="00DA25F9"/>
    <w:rPr>
      <w:vertAlign w:val="superscript"/>
    </w:rPr>
  </w:style>
  <w:style w:type="character" w:customStyle="1" w:styleId="Title1">
    <w:name w:val="Title1"/>
    <w:basedOn w:val="DefaultParagraphFont"/>
    <w:rsid w:val="009E2C8C"/>
  </w:style>
  <w:style w:type="paragraph" w:customStyle="1" w:styleId="CommentSubject1">
    <w:name w:val="Comment Subject1"/>
    <w:basedOn w:val="CommentText"/>
    <w:next w:val="CommentText"/>
    <w:rsid w:val="009E2C8C"/>
    <w:rPr>
      <w:b/>
      <w:bCs/>
    </w:rPr>
  </w:style>
  <w:style w:type="paragraph" w:styleId="TOC2">
    <w:name w:val="toc 2"/>
    <w:basedOn w:val="Normal"/>
    <w:next w:val="Normal"/>
    <w:autoRedefine/>
    <w:uiPriority w:val="39"/>
    <w:rsid w:val="009F4BB9"/>
    <w:pPr>
      <w:spacing w:before="124" w:after="124"/>
      <w:ind w:left="238"/>
    </w:pPr>
    <w:rPr>
      <w:sz w:val="20"/>
      <w:szCs w:val="20"/>
    </w:rPr>
  </w:style>
  <w:style w:type="paragraph" w:styleId="TOC3">
    <w:name w:val="toc 3"/>
    <w:basedOn w:val="Normal"/>
    <w:next w:val="Normal"/>
    <w:autoRedefine/>
    <w:uiPriority w:val="39"/>
    <w:rsid w:val="009F4BB9"/>
    <w:pPr>
      <w:spacing w:before="120" w:after="120"/>
      <w:ind w:left="480"/>
    </w:pPr>
    <w:rPr>
      <w:iCs/>
      <w:sz w:val="20"/>
      <w:szCs w:val="20"/>
    </w:rPr>
  </w:style>
  <w:style w:type="paragraph" w:styleId="TOC4">
    <w:name w:val="toc 4"/>
    <w:basedOn w:val="Normal"/>
    <w:next w:val="Normal"/>
    <w:autoRedefine/>
    <w:rsid w:val="00C35AFD"/>
    <w:pPr>
      <w:ind w:left="720"/>
    </w:pPr>
    <w:rPr>
      <w:rFonts w:asciiTheme="minorHAnsi" w:hAnsiTheme="minorHAnsi"/>
      <w:sz w:val="18"/>
      <w:szCs w:val="18"/>
    </w:rPr>
  </w:style>
  <w:style w:type="paragraph" w:styleId="TOC5">
    <w:name w:val="toc 5"/>
    <w:basedOn w:val="Normal"/>
    <w:next w:val="Normal"/>
    <w:autoRedefine/>
    <w:rsid w:val="00A26CF1"/>
    <w:pPr>
      <w:ind w:left="960"/>
    </w:pPr>
    <w:rPr>
      <w:rFonts w:asciiTheme="minorHAnsi" w:hAnsiTheme="minorHAnsi"/>
      <w:sz w:val="18"/>
      <w:szCs w:val="18"/>
    </w:rPr>
  </w:style>
  <w:style w:type="paragraph" w:styleId="TOC6">
    <w:name w:val="toc 6"/>
    <w:basedOn w:val="Normal"/>
    <w:next w:val="Normal"/>
    <w:autoRedefine/>
    <w:rsid w:val="00A26CF1"/>
    <w:pPr>
      <w:ind w:left="1200"/>
    </w:pPr>
    <w:rPr>
      <w:rFonts w:asciiTheme="minorHAnsi" w:hAnsiTheme="minorHAnsi"/>
      <w:sz w:val="18"/>
      <w:szCs w:val="18"/>
    </w:rPr>
  </w:style>
  <w:style w:type="paragraph" w:styleId="TOC7">
    <w:name w:val="toc 7"/>
    <w:basedOn w:val="Normal"/>
    <w:next w:val="Normal"/>
    <w:autoRedefine/>
    <w:rsid w:val="00A26CF1"/>
    <w:pPr>
      <w:ind w:left="1440"/>
    </w:pPr>
    <w:rPr>
      <w:rFonts w:asciiTheme="minorHAnsi" w:hAnsiTheme="minorHAnsi"/>
      <w:sz w:val="18"/>
      <w:szCs w:val="18"/>
    </w:rPr>
  </w:style>
  <w:style w:type="paragraph" w:styleId="TOC8">
    <w:name w:val="toc 8"/>
    <w:basedOn w:val="Normal"/>
    <w:next w:val="Normal"/>
    <w:autoRedefine/>
    <w:rsid w:val="00A26CF1"/>
    <w:pPr>
      <w:ind w:left="1680"/>
    </w:pPr>
    <w:rPr>
      <w:rFonts w:asciiTheme="minorHAnsi" w:hAnsiTheme="minorHAnsi"/>
      <w:sz w:val="18"/>
      <w:szCs w:val="18"/>
    </w:rPr>
  </w:style>
  <w:style w:type="paragraph" w:styleId="TOC9">
    <w:name w:val="toc 9"/>
    <w:basedOn w:val="Normal"/>
    <w:next w:val="Normal"/>
    <w:autoRedefine/>
    <w:rsid w:val="00A26CF1"/>
    <w:pPr>
      <w:ind w:left="1920"/>
    </w:pPr>
    <w:rPr>
      <w:rFonts w:asciiTheme="minorHAnsi" w:hAnsiTheme="minorHAnsi"/>
      <w:sz w:val="18"/>
      <w:szCs w:val="18"/>
    </w:rPr>
  </w:style>
  <w:style w:type="character" w:customStyle="1" w:styleId="CommentTextChar">
    <w:name w:val="Comment Text Char"/>
    <w:basedOn w:val="DefaultParagraphFont"/>
    <w:link w:val="CommentText"/>
    <w:semiHidden/>
    <w:rsid w:val="0046155C"/>
    <w:rPr>
      <w:rFonts w:eastAsia="Times New Roman"/>
    </w:rPr>
  </w:style>
  <w:style w:type="character" w:customStyle="1" w:styleId="Heading3Char">
    <w:name w:val="Heading 3 Char"/>
    <w:basedOn w:val="DefaultParagraphFont"/>
    <w:link w:val="Heading3"/>
    <w:rsid w:val="004B6753"/>
    <w:rPr>
      <w:rFonts w:eastAsia="Times New Roman"/>
      <w:b/>
      <w:bCs/>
      <w:sz w:val="24"/>
      <w:szCs w:val="26"/>
    </w:rPr>
  </w:style>
  <w:style w:type="character" w:customStyle="1" w:styleId="Heading4Char">
    <w:name w:val="Heading 4 Char"/>
    <w:basedOn w:val="DefaultParagraphFont"/>
    <w:link w:val="Heading4"/>
    <w:rsid w:val="00BA5205"/>
    <w:rPr>
      <w:b/>
      <w:bCs/>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642">
      <w:bodyDiv w:val="1"/>
      <w:marLeft w:val="0"/>
      <w:marRight w:val="0"/>
      <w:marTop w:val="0"/>
      <w:marBottom w:val="0"/>
      <w:divBdr>
        <w:top w:val="none" w:sz="0" w:space="0" w:color="auto"/>
        <w:left w:val="none" w:sz="0" w:space="0" w:color="auto"/>
        <w:bottom w:val="none" w:sz="0" w:space="0" w:color="auto"/>
        <w:right w:val="none" w:sz="0" w:space="0" w:color="auto"/>
      </w:divBdr>
      <w:divsChild>
        <w:div w:id="1813710101">
          <w:marLeft w:val="0"/>
          <w:marRight w:val="0"/>
          <w:marTop w:val="0"/>
          <w:marBottom w:val="0"/>
          <w:divBdr>
            <w:top w:val="single" w:sz="6" w:space="0" w:color="5B616B"/>
            <w:left w:val="single" w:sz="6" w:space="0" w:color="5B616B"/>
            <w:bottom w:val="single" w:sz="6" w:space="0" w:color="5B616B"/>
            <w:right w:val="single" w:sz="6" w:space="0" w:color="5B616B"/>
          </w:divBdr>
        </w:div>
        <w:div w:id="1868330072">
          <w:marLeft w:val="0"/>
          <w:marRight w:val="0"/>
          <w:marTop w:val="0"/>
          <w:marBottom w:val="0"/>
          <w:divBdr>
            <w:top w:val="none" w:sz="0" w:space="0" w:color="auto"/>
            <w:left w:val="none" w:sz="0" w:space="0" w:color="auto"/>
            <w:bottom w:val="none" w:sz="0" w:space="0" w:color="auto"/>
            <w:right w:val="none" w:sz="0" w:space="0" w:color="auto"/>
          </w:divBdr>
        </w:div>
      </w:divsChild>
    </w:div>
    <w:div w:id="43985926">
      <w:bodyDiv w:val="1"/>
      <w:marLeft w:val="0"/>
      <w:marRight w:val="0"/>
      <w:marTop w:val="0"/>
      <w:marBottom w:val="0"/>
      <w:divBdr>
        <w:top w:val="none" w:sz="0" w:space="0" w:color="auto"/>
        <w:left w:val="none" w:sz="0" w:space="0" w:color="auto"/>
        <w:bottom w:val="none" w:sz="0" w:space="0" w:color="auto"/>
        <w:right w:val="none" w:sz="0" w:space="0" w:color="auto"/>
      </w:divBdr>
      <w:divsChild>
        <w:div w:id="17313612">
          <w:marLeft w:val="0"/>
          <w:marRight w:val="0"/>
          <w:marTop w:val="0"/>
          <w:marBottom w:val="0"/>
          <w:divBdr>
            <w:top w:val="none" w:sz="0" w:space="0" w:color="auto"/>
            <w:left w:val="none" w:sz="0" w:space="0" w:color="auto"/>
            <w:bottom w:val="none" w:sz="0" w:space="0" w:color="auto"/>
            <w:right w:val="none" w:sz="0" w:space="0" w:color="auto"/>
          </w:divBdr>
          <w:divsChild>
            <w:div w:id="2035570958">
              <w:marLeft w:val="0"/>
              <w:marRight w:val="0"/>
              <w:marTop w:val="0"/>
              <w:marBottom w:val="0"/>
              <w:divBdr>
                <w:top w:val="single" w:sz="2" w:space="0" w:color="E3E3E3"/>
                <w:left w:val="single" w:sz="2" w:space="0" w:color="E3E3E3"/>
                <w:bottom w:val="single" w:sz="2" w:space="0" w:color="E3E3E3"/>
                <w:right w:val="single" w:sz="2" w:space="0" w:color="E3E3E3"/>
              </w:divBdr>
              <w:divsChild>
                <w:div w:id="972054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33650993">
          <w:marLeft w:val="0"/>
          <w:marRight w:val="0"/>
          <w:marTop w:val="0"/>
          <w:marBottom w:val="0"/>
          <w:divBdr>
            <w:top w:val="single" w:sz="2" w:space="0" w:color="E3E3E3"/>
            <w:left w:val="single" w:sz="2" w:space="0" w:color="E3E3E3"/>
            <w:bottom w:val="single" w:sz="2" w:space="0" w:color="E3E3E3"/>
            <w:right w:val="single" w:sz="2" w:space="0" w:color="E3E3E3"/>
          </w:divBdr>
          <w:divsChild>
            <w:div w:id="980886338">
              <w:marLeft w:val="0"/>
              <w:marRight w:val="0"/>
              <w:marTop w:val="0"/>
              <w:marBottom w:val="0"/>
              <w:divBdr>
                <w:top w:val="single" w:sz="2" w:space="0" w:color="E3E3E3"/>
                <w:left w:val="single" w:sz="2" w:space="0" w:color="E3E3E3"/>
                <w:bottom w:val="single" w:sz="2" w:space="0" w:color="E3E3E3"/>
                <w:right w:val="single" w:sz="2" w:space="0" w:color="E3E3E3"/>
              </w:divBdr>
              <w:divsChild>
                <w:div w:id="427892870">
                  <w:marLeft w:val="0"/>
                  <w:marRight w:val="0"/>
                  <w:marTop w:val="0"/>
                  <w:marBottom w:val="0"/>
                  <w:divBdr>
                    <w:top w:val="single" w:sz="2" w:space="0" w:color="E3E3E3"/>
                    <w:left w:val="single" w:sz="2" w:space="0" w:color="E3E3E3"/>
                    <w:bottom w:val="single" w:sz="2" w:space="0" w:color="E3E3E3"/>
                    <w:right w:val="single" w:sz="2" w:space="0" w:color="E3E3E3"/>
                  </w:divBdr>
                  <w:divsChild>
                    <w:div w:id="1979798261">
                      <w:marLeft w:val="0"/>
                      <w:marRight w:val="0"/>
                      <w:marTop w:val="0"/>
                      <w:marBottom w:val="0"/>
                      <w:divBdr>
                        <w:top w:val="single" w:sz="2" w:space="0" w:color="E3E3E3"/>
                        <w:left w:val="single" w:sz="2" w:space="0" w:color="E3E3E3"/>
                        <w:bottom w:val="single" w:sz="2" w:space="0" w:color="E3E3E3"/>
                        <w:right w:val="single" w:sz="2" w:space="0" w:color="E3E3E3"/>
                      </w:divBdr>
                      <w:divsChild>
                        <w:div w:id="1216314626">
                          <w:marLeft w:val="0"/>
                          <w:marRight w:val="0"/>
                          <w:marTop w:val="0"/>
                          <w:marBottom w:val="0"/>
                          <w:divBdr>
                            <w:top w:val="single" w:sz="2" w:space="0" w:color="E3E3E3"/>
                            <w:left w:val="single" w:sz="2" w:space="0" w:color="E3E3E3"/>
                            <w:bottom w:val="single" w:sz="2" w:space="0" w:color="E3E3E3"/>
                            <w:right w:val="single" w:sz="2" w:space="0" w:color="E3E3E3"/>
                          </w:divBdr>
                          <w:divsChild>
                            <w:div w:id="2111928030">
                              <w:marLeft w:val="0"/>
                              <w:marRight w:val="0"/>
                              <w:marTop w:val="0"/>
                              <w:marBottom w:val="0"/>
                              <w:divBdr>
                                <w:top w:val="single" w:sz="2" w:space="0" w:color="E3E3E3"/>
                                <w:left w:val="single" w:sz="2" w:space="0" w:color="E3E3E3"/>
                                <w:bottom w:val="single" w:sz="2" w:space="0" w:color="E3E3E3"/>
                                <w:right w:val="single" w:sz="2" w:space="0" w:color="E3E3E3"/>
                              </w:divBdr>
                              <w:divsChild>
                                <w:div w:id="1942495474">
                                  <w:marLeft w:val="0"/>
                                  <w:marRight w:val="0"/>
                                  <w:marTop w:val="100"/>
                                  <w:marBottom w:val="100"/>
                                  <w:divBdr>
                                    <w:top w:val="single" w:sz="2" w:space="0" w:color="E3E3E3"/>
                                    <w:left w:val="single" w:sz="2" w:space="0" w:color="E3E3E3"/>
                                    <w:bottom w:val="single" w:sz="2" w:space="0" w:color="E3E3E3"/>
                                    <w:right w:val="single" w:sz="2" w:space="0" w:color="E3E3E3"/>
                                  </w:divBdr>
                                  <w:divsChild>
                                    <w:div w:id="1361786603">
                                      <w:marLeft w:val="0"/>
                                      <w:marRight w:val="0"/>
                                      <w:marTop w:val="0"/>
                                      <w:marBottom w:val="0"/>
                                      <w:divBdr>
                                        <w:top w:val="single" w:sz="2" w:space="0" w:color="E3E3E3"/>
                                        <w:left w:val="single" w:sz="2" w:space="0" w:color="E3E3E3"/>
                                        <w:bottom w:val="single" w:sz="2" w:space="0" w:color="E3E3E3"/>
                                        <w:right w:val="single" w:sz="2" w:space="0" w:color="E3E3E3"/>
                                      </w:divBdr>
                                      <w:divsChild>
                                        <w:div w:id="1515925202">
                                          <w:marLeft w:val="0"/>
                                          <w:marRight w:val="0"/>
                                          <w:marTop w:val="0"/>
                                          <w:marBottom w:val="0"/>
                                          <w:divBdr>
                                            <w:top w:val="single" w:sz="2" w:space="0" w:color="E3E3E3"/>
                                            <w:left w:val="single" w:sz="2" w:space="0" w:color="E3E3E3"/>
                                            <w:bottom w:val="single" w:sz="2" w:space="0" w:color="E3E3E3"/>
                                            <w:right w:val="single" w:sz="2" w:space="0" w:color="E3E3E3"/>
                                          </w:divBdr>
                                          <w:divsChild>
                                            <w:div w:id="2084569701">
                                              <w:marLeft w:val="0"/>
                                              <w:marRight w:val="0"/>
                                              <w:marTop w:val="0"/>
                                              <w:marBottom w:val="0"/>
                                              <w:divBdr>
                                                <w:top w:val="single" w:sz="2" w:space="0" w:color="E3E3E3"/>
                                                <w:left w:val="single" w:sz="2" w:space="0" w:color="E3E3E3"/>
                                                <w:bottom w:val="single" w:sz="2" w:space="0" w:color="E3E3E3"/>
                                                <w:right w:val="single" w:sz="2" w:space="0" w:color="E3E3E3"/>
                                              </w:divBdr>
                                              <w:divsChild>
                                                <w:div w:id="1599674316">
                                                  <w:marLeft w:val="0"/>
                                                  <w:marRight w:val="0"/>
                                                  <w:marTop w:val="0"/>
                                                  <w:marBottom w:val="0"/>
                                                  <w:divBdr>
                                                    <w:top w:val="single" w:sz="2" w:space="0" w:color="E3E3E3"/>
                                                    <w:left w:val="single" w:sz="2" w:space="0" w:color="E3E3E3"/>
                                                    <w:bottom w:val="single" w:sz="2" w:space="0" w:color="E3E3E3"/>
                                                    <w:right w:val="single" w:sz="2" w:space="0" w:color="E3E3E3"/>
                                                  </w:divBdr>
                                                  <w:divsChild>
                                                    <w:div w:id="866794442">
                                                      <w:marLeft w:val="0"/>
                                                      <w:marRight w:val="0"/>
                                                      <w:marTop w:val="0"/>
                                                      <w:marBottom w:val="0"/>
                                                      <w:divBdr>
                                                        <w:top w:val="single" w:sz="2" w:space="0" w:color="E3E3E3"/>
                                                        <w:left w:val="single" w:sz="2" w:space="0" w:color="E3E3E3"/>
                                                        <w:bottom w:val="single" w:sz="2" w:space="0" w:color="E3E3E3"/>
                                                        <w:right w:val="single" w:sz="2" w:space="0" w:color="E3E3E3"/>
                                                      </w:divBdr>
                                                      <w:divsChild>
                                                        <w:div w:id="208608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5612564">
      <w:bodyDiv w:val="1"/>
      <w:marLeft w:val="0"/>
      <w:marRight w:val="0"/>
      <w:marTop w:val="0"/>
      <w:marBottom w:val="0"/>
      <w:divBdr>
        <w:top w:val="none" w:sz="0" w:space="0" w:color="auto"/>
        <w:left w:val="none" w:sz="0" w:space="0" w:color="auto"/>
        <w:bottom w:val="none" w:sz="0" w:space="0" w:color="auto"/>
        <w:right w:val="none" w:sz="0" w:space="0" w:color="auto"/>
      </w:divBdr>
      <w:divsChild>
        <w:div w:id="668603219">
          <w:marLeft w:val="0"/>
          <w:marRight w:val="0"/>
          <w:marTop w:val="0"/>
          <w:marBottom w:val="0"/>
          <w:divBdr>
            <w:top w:val="single" w:sz="6" w:space="0" w:color="5B616B"/>
            <w:left w:val="single" w:sz="6" w:space="0" w:color="5B616B"/>
            <w:bottom w:val="single" w:sz="6" w:space="0" w:color="5B616B"/>
            <w:right w:val="single" w:sz="6" w:space="0" w:color="5B616B"/>
          </w:divBdr>
        </w:div>
        <w:div w:id="1903365281">
          <w:marLeft w:val="0"/>
          <w:marRight w:val="0"/>
          <w:marTop w:val="0"/>
          <w:marBottom w:val="0"/>
          <w:divBdr>
            <w:top w:val="none" w:sz="0" w:space="0" w:color="auto"/>
            <w:left w:val="none" w:sz="0" w:space="0" w:color="auto"/>
            <w:bottom w:val="none" w:sz="0" w:space="0" w:color="auto"/>
            <w:right w:val="none" w:sz="0" w:space="0" w:color="auto"/>
          </w:divBdr>
        </w:div>
      </w:divsChild>
    </w:div>
    <w:div w:id="102383295">
      <w:bodyDiv w:val="1"/>
      <w:marLeft w:val="0"/>
      <w:marRight w:val="0"/>
      <w:marTop w:val="0"/>
      <w:marBottom w:val="0"/>
      <w:divBdr>
        <w:top w:val="none" w:sz="0" w:space="0" w:color="auto"/>
        <w:left w:val="none" w:sz="0" w:space="0" w:color="auto"/>
        <w:bottom w:val="none" w:sz="0" w:space="0" w:color="auto"/>
        <w:right w:val="none" w:sz="0" w:space="0" w:color="auto"/>
      </w:divBdr>
      <w:divsChild>
        <w:div w:id="1552570287">
          <w:marLeft w:val="0"/>
          <w:marRight w:val="0"/>
          <w:marTop w:val="0"/>
          <w:marBottom w:val="0"/>
          <w:divBdr>
            <w:top w:val="none" w:sz="0" w:space="0" w:color="auto"/>
            <w:left w:val="none" w:sz="0" w:space="0" w:color="auto"/>
            <w:bottom w:val="none" w:sz="0" w:space="0" w:color="auto"/>
            <w:right w:val="none" w:sz="0" w:space="0" w:color="auto"/>
          </w:divBdr>
          <w:divsChild>
            <w:div w:id="25374609">
              <w:marLeft w:val="0"/>
              <w:marRight w:val="0"/>
              <w:marTop w:val="0"/>
              <w:marBottom w:val="0"/>
              <w:divBdr>
                <w:top w:val="none" w:sz="0" w:space="0" w:color="auto"/>
                <w:left w:val="none" w:sz="0" w:space="0" w:color="auto"/>
                <w:bottom w:val="none" w:sz="0" w:space="0" w:color="auto"/>
                <w:right w:val="none" w:sz="0" w:space="0" w:color="auto"/>
              </w:divBdr>
              <w:divsChild>
                <w:div w:id="198662991">
                  <w:marLeft w:val="0"/>
                  <w:marRight w:val="0"/>
                  <w:marTop w:val="0"/>
                  <w:marBottom w:val="0"/>
                  <w:divBdr>
                    <w:top w:val="none" w:sz="0" w:space="0" w:color="auto"/>
                    <w:left w:val="none" w:sz="0" w:space="0" w:color="auto"/>
                    <w:bottom w:val="none" w:sz="0" w:space="0" w:color="auto"/>
                    <w:right w:val="none" w:sz="0" w:space="0" w:color="auto"/>
                  </w:divBdr>
                  <w:divsChild>
                    <w:div w:id="13157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485">
      <w:bodyDiv w:val="1"/>
      <w:marLeft w:val="0"/>
      <w:marRight w:val="0"/>
      <w:marTop w:val="0"/>
      <w:marBottom w:val="0"/>
      <w:divBdr>
        <w:top w:val="none" w:sz="0" w:space="0" w:color="auto"/>
        <w:left w:val="none" w:sz="0" w:space="0" w:color="auto"/>
        <w:bottom w:val="none" w:sz="0" w:space="0" w:color="auto"/>
        <w:right w:val="none" w:sz="0" w:space="0" w:color="auto"/>
      </w:divBdr>
    </w:div>
    <w:div w:id="142701752">
      <w:bodyDiv w:val="1"/>
      <w:marLeft w:val="0"/>
      <w:marRight w:val="0"/>
      <w:marTop w:val="0"/>
      <w:marBottom w:val="0"/>
      <w:divBdr>
        <w:top w:val="none" w:sz="0" w:space="0" w:color="auto"/>
        <w:left w:val="none" w:sz="0" w:space="0" w:color="auto"/>
        <w:bottom w:val="none" w:sz="0" w:space="0" w:color="auto"/>
        <w:right w:val="none" w:sz="0" w:space="0" w:color="auto"/>
      </w:divBdr>
      <w:divsChild>
        <w:div w:id="1225601338">
          <w:marLeft w:val="0"/>
          <w:marRight w:val="0"/>
          <w:marTop w:val="0"/>
          <w:marBottom w:val="0"/>
          <w:divBdr>
            <w:top w:val="none" w:sz="0" w:space="0" w:color="auto"/>
            <w:left w:val="none" w:sz="0" w:space="0" w:color="auto"/>
            <w:bottom w:val="none" w:sz="0" w:space="0" w:color="auto"/>
            <w:right w:val="none" w:sz="0" w:space="0" w:color="auto"/>
          </w:divBdr>
          <w:divsChild>
            <w:div w:id="1543132965">
              <w:marLeft w:val="0"/>
              <w:marRight w:val="0"/>
              <w:marTop w:val="0"/>
              <w:marBottom w:val="0"/>
              <w:divBdr>
                <w:top w:val="none" w:sz="0" w:space="0" w:color="auto"/>
                <w:left w:val="none" w:sz="0" w:space="0" w:color="auto"/>
                <w:bottom w:val="none" w:sz="0" w:space="0" w:color="auto"/>
                <w:right w:val="none" w:sz="0" w:space="0" w:color="auto"/>
              </w:divBdr>
              <w:divsChild>
                <w:div w:id="8635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4426">
      <w:bodyDiv w:val="1"/>
      <w:marLeft w:val="0"/>
      <w:marRight w:val="0"/>
      <w:marTop w:val="0"/>
      <w:marBottom w:val="0"/>
      <w:divBdr>
        <w:top w:val="none" w:sz="0" w:space="0" w:color="auto"/>
        <w:left w:val="none" w:sz="0" w:space="0" w:color="auto"/>
        <w:bottom w:val="none" w:sz="0" w:space="0" w:color="auto"/>
        <w:right w:val="none" w:sz="0" w:space="0" w:color="auto"/>
      </w:divBdr>
    </w:div>
    <w:div w:id="194973424">
      <w:bodyDiv w:val="1"/>
      <w:marLeft w:val="0"/>
      <w:marRight w:val="0"/>
      <w:marTop w:val="0"/>
      <w:marBottom w:val="0"/>
      <w:divBdr>
        <w:top w:val="none" w:sz="0" w:space="0" w:color="auto"/>
        <w:left w:val="none" w:sz="0" w:space="0" w:color="auto"/>
        <w:bottom w:val="none" w:sz="0" w:space="0" w:color="auto"/>
        <w:right w:val="none" w:sz="0" w:space="0" w:color="auto"/>
      </w:divBdr>
    </w:div>
    <w:div w:id="272634395">
      <w:bodyDiv w:val="1"/>
      <w:marLeft w:val="0"/>
      <w:marRight w:val="0"/>
      <w:marTop w:val="0"/>
      <w:marBottom w:val="0"/>
      <w:divBdr>
        <w:top w:val="none" w:sz="0" w:space="0" w:color="auto"/>
        <w:left w:val="none" w:sz="0" w:space="0" w:color="auto"/>
        <w:bottom w:val="none" w:sz="0" w:space="0" w:color="auto"/>
        <w:right w:val="none" w:sz="0" w:space="0" w:color="auto"/>
      </w:divBdr>
      <w:divsChild>
        <w:div w:id="1016342361">
          <w:marLeft w:val="0"/>
          <w:marRight w:val="0"/>
          <w:marTop w:val="0"/>
          <w:marBottom w:val="0"/>
          <w:divBdr>
            <w:top w:val="none" w:sz="0" w:space="0" w:color="auto"/>
            <w:left w:val="none" w:sz="0" w:space="0" w:color="auto"/>
            <w:bottom w:val="none" w:sz="0" w:space="0" w:color="auto"/>
            <w:right w:val="none" w:sz="0" w:space="0" w:color="auto"/>
          </w:divBdr>
          <w:divsChild>
            <w:div w:id="1376395811">
              <w:marLeft w:val="0"/>
              <w:marRight w:val="0"/>
              <w:marTop w:val="0"/>
              <w:marBottom w:val="0"/>
              <w:divBdr>
                <w:top w:val="single" w:sz="2" w:space="0" w:color="E3E3E3"/>
                <w:left w:val="single" w:sz="2" w:space="0" w:color="E3E3E3"/>
                <w:bottom w:val="single" w:sz="2" w:space="0" w:color="E3E3E3"/>
                <w:right w:val="single" w:sz="2" w:space="0" w:color="E3E3E3"/>
              </w:divBdr>
              <w:divsChild>
                <w:div w:id="160436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84057899">
          <w:marLeft w:val="0"/>
          <w:marRight w:val="0"/>
          <w:marTop w:val="0"/>
          <w:marBottom w:val="0"/>
          <w:divBdr>
            <w:top w:val="single" w:sz="2" w:space="0" w:color="E3E3E3"/>
            <w:left w:val="single" w:sz="2" w:space="0" w:color="E3E3E3"/>
            <w:bottom w:val="single" w:sz="2" w:space="0" w:color="E3E3E3"/>
            <w:right w:val="single" w:sz="2" w:space="0" w:color="E3E3E3"/>
          </w:divBdr>
          <w:divsChild>
            <w:div w:id="60521988">
              <w:marLeft w:val="0"/>
              <w:marRight w:val="0"/>
              <w:marTop w:val="0"/>
              <w:marBottom w:val="0"/>
              <w:divBdr>
                <w:top w:val="single" w:sz="2" w:space="0" w:color="E3E3E3"/>
                <w:left w:val="single" w:sz="2" w:space="0" w:color="E3E3E3"/>
                <w:bottom w:val="single" w:sz="2" w:space="0" w:color="E3E3E3"/>
                <w:right w:val="single" w:sz="2" w:space="0" w:color="E3E3E3"/>
              </w:divBdr>
              <w:divsChild>
                <w:div w:id="822962637">
                  <w:marLeft w:val="0"/>
                  <w:marRight w:val="0"/>
                  <w:marTop w:val="0"/>
                  <w:marBottom w:val="0"/>
                  <w:divBdr>
                    <w:top w:val="single" w:sz="2" w:space="0" w:color="E3E3E3"/>
                    <w:left w:val="single" w:sz="2" w:space="0" w:color="E3E3E3"/>
                    <w:bottom w:val="single" w:sz="2" w:space="0" w:color="E3E3E3"/>
                    <w:right w:val="single" w:sz="2" w:space="0" w:color="E3E3E3"/>
                  </w:divBdr>
                  <w:divsChild>
                    <w:div w:id="575893830">
                      <w:marLeft w:val="0"/>
                      <w:marRight w:val="0"/>
                      <w:marTop w:val="0"/>
                      <w:marBottom w:val="0"/>
                      <w:divBdr>
                        <w:top w:val="single" w:sz="2" w:space="0" w:color="E3E3E3"/>
                        <w:left w:val="single" w:sz="2" w:space="0" w:color="E3E3E3"/>
                        <w:bottom w:val="single" w:sz="2" w:space="0" w:color="E3E3E3"/>
                        <w:right w:val="single" w:sz="2" w:space="0" w:color="E3E3E3"/>
                      </w:divBdr>
                      <w:divsChild>
                        <w:div w:id="1116169574">
                          <w:marLeft w:val="0"/>
                          <w:marRight w:val="0"/>
                          <w:marTop w:val="0"/>
                          <w:marBottom w:val="0"/>
                          <w:divBdr>
                            <w:top w:val="single" w:sz="2" w:space="0" w:color="E3E3E3"/>
                            <w:left w:val="single" w:sz="2" w:space="0" w:color="E3E3E3"/>
                            <w:bottom w:val="single" w:sz="2" w:space="0" w:color="E3E3E3"/>
                            <w:right w:val="single" w:sz="2" w:space="0" w:color="E3E3E3"/>
                          </w:divBdr>
                          <w:divsChild>
                            <w:div w:id="1977950072">
                              <w:marLeft w:val="0"/>
                              <w:marRight w:val="0"/>
                              <w:marTop w:val="100"/>
                              <w:marBottom w:val="100"/>
                              <w:divBdr>
                                <w:top w:val="single" w:sz="2" w:space="0" w:color="E3E3E3"/>
                                <w:left w:val="single" w:sz="2" w:space="0" w:color="E3E3E3"/>
                                <w:bottom w:val="single" w:sz="2" w:space="0" w:color="E3E3E3"/>
                                <w:right w:val="single" w:sz="2" w:space="0" w:color="E3E3E3"/>
                              </w:divBdr>
                              <w:divsChild>
                                <w:div w:id="1884318984">
                                  <w:marLeft w:val="0"/>
                                  <w:marRight w:val="0"/>
                                  <w:marTop w:val="0"/>
                                  <w:marBottom w:val="0"/>
                                  <w:divBdr>
                                    <w:top w:val="single" w:sz="2" w:space="0" w:color="E3E3E3"/>
                                    <w:left w:val="single" w:sz="2" w:space="0" w:color="E3E3E3"/>
                                    <w:bottom w:val="single" w:sz="2" w:space="0" w:color="E3E3E3"/>
                                    <w:right w:val="single" w:sz="2" w:space="0" w:color="E3E3E3"/>
                                  </w:divBdr>
                                  <w:divsChild>
                                    <w:div w:id="1139150038">
                                      <w:marLeft w:val="0"/>
                                      <w:marRight w:val="0"/>
                                      <w:marTop w:val="0"/>
                                      <w:marBottom w:val="0"/>
                                      <w:divBdr>
                                        <w:top w:val="single" w:sz="2" w:space="0" w:color="E3E3E3"/>
                                        <w:left w:val="single" w:sz="2" w:space="0" w:color="E3E3E3"/>
                                        <w:bottom w:val="single" w:sz="2" w:space="0" w:color="E3E3E3"/>
                                        <w:right w:val="single" w:sz="2" w:space="0" w:color="E3E3E3"/>
                                      </w:divBdr>
                                      <w:divsChild>
                                        <w:div w:id="886720512">
                                          <w:marLeft w:val="0"/>
                                          <w:marRight w:val="0"/>
                                          <w:marTop w:val="0"/>
                                          <w:marBottom w:val="0"/>
                                          <w:divBdr>
                                            <w:top w:val="single" w:sz="2" w:space="0" w:color="E3E3E3"/>
                                            <w:left w:val="single" w:sz="2" w:space="0" w:color="E3E3E3"/>
                                            <w:bottom w:val="single" w:sz="2" w:space="0" w:color="E3E3E3"/>
                                            <w:right w:val="single" w:sz="2" w:space="0" w:color="E3E3E3"/>
                                          </w:divBdr>
                                          <w:divsChild>
                                            <w:div w:id="646084307">
                                              <w:marLeft w:val="0"/>
                                              <w:marRight w:val="0"/>
                                              <w:marTop w:val="0"/>
                                              <w:marBottom w:val="0"/>
                                              <w:divBdr>
                                                <w:top w:val="single" w:sz="2" w:space="0" w:color="E3E3E3"/>
                                                <w:left w:val="single" w:sz="2" w:space="0" w:color="E3E3E3"/>
                                                <w:bottom w:val="single" w:sz="2" w:space="0" w:color="E3E3E3"/>
                                                <w:right w:val="single" w:sz="2" w:space="0" w:color="E3E3E3"/>
                                              </w:divBdr>
                                              <w:divsChild>
                                                <w:div w:id="198520643">
                                                  <w:marLeft w:val="0"/>
                                                  <w:marRight w:val="0"/>
                                                  <w:marTop w:val="0"/>
                                                  <w:marBottom w:val="0"/>
                                                  <w:divBdr>
                                                    <w:top w:val="single" w:sz="2" w:space="0" w:color="E3E3E3"/>
                                                    <w:left w:val="single" w:sz="2" w:space="0" w:color="E3E3E3"/>
                                                    <w:bottom w:val="single" w:sz="2" w:space="0" w:color="E3E3E3"/>
                                                    <w:right w:val="single" w:sz="2" w:space="0" w:color="E3E3E3"/>
                                                  </w:divBdr>
                                                  <w:divsChild>
                                                    <w:div w:id="871261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94067815">
      <w:bodyDiv w:val="1"/>
      <w:marLeft w:val="0"/>
      <w:marRight w:val="0"/>
      <w:marTop w:val="0"/>
      <w:marBottom w:val="0"/>
      <w:divBdr>
        <w:top w:val="none" w:sz="0" w:space="0" w:color="auto"/>
        <w:left w:val="none" w:sz="0" w:space="0" w:color="auto"/>
        <w:bottom w:val="none" w:sz="0" w:space="0" w:color="auto"/>
        <w:right w:val="none" w:sz="0" w:space="0" w:color="auto"/>
      </w:divBdr>
      <w:divsChild>
        <w:div w:id="778257693">
          <w:marLeft w:val="0"/>
          <w:marRight w:val="0"/>
          <w:marTop w:val="0"/>
          <w:marBottom w:val="0"/>
          <w:divBdr>
            <w:top w:val="single" w:sz="2" w:space="0" w:color="E3E3E3"/>
            <w:left w:val="single" w:sz="2" w:space="0" w:color="E3E3E3"/>
            <w:bottom w:val="single" w:sz="2" w:space="0" w:color="E3E3E3"/>
            <w:right w:val="single" w:sz="2" w:space="0" w:color="E3E3E3"/>
          </w:divBdr>
          <w:divsChild>
            <w:div w:id="91052676">
              <w:marLeft w:val="0"/>
              <w:marRight w:val="0"/>
              <w:marTop w:val="0"/>
              <w:marBottom w:val="0"/>
              <w:divBdr>
                <w:top w:val="single" w:sz="2" w:space="0" w:color="E3E3E3"/>
                <w:left w:val="single" w:sz="2" w:space="0" w:color="E3E3E3"/>
                <w:bottom w:val="single" w:sz="2" w:space="0" w:color="E3E3E3"/>
                <w:right w:val="single" w:sz="2" w:space="0" w:color="E3E3E3"/>
              </w:divBdr>
              <w:divsChild>
                <w:div w:id="322469523">
                  <w:marLeft w:val="0"/>
                  <w:marRight w:val="0"/>
                  <w:marTop w:val="0"/>
                  <w:marBottom w:val="0"/>
                  <w:divBdr>
                    <w:top w:val="single" w:sz="2" w:space="0" w:color="E3E3E3"/>
                    <w:left w:val="single" w:sz="2" w:space="0" w:color="E3E3E3"/>
                    <w:bottom w:val="single" w:sz="2" w:space="0" w:color="E3E3E3"/>
                    <w:right w:val="single" w:sz="2" w:space="0" w:color="E3E3E3"/>
                  </w:divBdr>
                  <w:divsChild>
                    <w:div w:id="1478759202">
                      <w:marLeft w:val="0"/>
                      <w:marRight w:val="0"/>
                      <w:marTop w:val="0"/>
                      <w:marBottom w:val="0"/>
                      <w:divBdr>
                        <w:top w:val="single" w:sz="2" w:space="0" w:color="E3E3E3"/>
                        <w:left w:val="single" w:sz="2" w:space="0" w:color="E3E3E3"/>
                        <w:bottom w:val="single" w:sz="2" w:space="0" w:color="E3E3E3"/>
                        <w:right w:val="single" w:sz="2" w:space="0" w:color="E3E3E3"/>
                      </w:divBdr>
                      <w:divsChild>
                        <w:div w:id="83116819">
                          <w:marLeft w:val="0"/>
                          <w:marRight w:val="0"/>
                          <w:marTop w:val="0"/>
                          <w:marBottom w:val="0"/>
                          <w:divBdr>
                            <w:top w:val="single" w:sz="2" w:space="0" w:color="E3E3E3"/>
                            <w:left w:val="single" w:sz="2" w:space="0" w:color="E3E3E3"/>
                            <w:bottom w:val="single" w:sz="2" w:space="0" w:color="E3E3E3"/>
                            <w:right w:val="single" w:sz="2" w:space="0" w:color="E3E3E3"/>
                          </w:divBdr>
                          <w:divsChild>
                            <w:div w:id="897546008">
                              <w:marLeft w:val="0"/>
                              <w:marRight w:val="0"/>
                              <w:marTop w:val="100"/>
                              <w:marBottom w:val="100"/>
                              <w:divBdr>
                                <w:top w:val="single" w:sz="2" w:space="0" w:color="E3E3E3"/>
                                <w:left w:val="single" w:sz="2" w:space="0" w:color="E3E3E3"/>
                                <w:bottom w:val="single" w:sz="2" w:space="0" w:color="E3E3E3"/>
                                <w:right w:val="single" w:sz="2" w:space="0" w:color="E3E3E3"/>
                              </w:divBdr>
                              <w:divsChild>
                                <w:div w:id="1861309651">
                                  <w:marLeft w:val="0"/>
                                  <w:marRight w:val="0"/>
                                  <w:marTop w:val="0"/>
                                  <w:marBottom w:val="0"/>
                                  <w:divBdr>
                                    <w:top w:val="single" w:sz="2" w:space="0" w:color="E3E3E3"/>
                                    <w:left w:val="single" w:sz="2" w:space="0" w:color="E3E3E3"/>
                                    <w:bottom w:val="single" w:sz="2" w:space="0" w:color="E3E3E3"/>
                                    <w:right w:val="single" w:sz="2" w:space="0" w:color="E3E3E3"/>
                                  </w:divBdr>
                                  <w:divsChild>
                                    <w:div w:id="1702901209">
                                      <w:marLeft w:val="0"/>
                                      <w:marRight w:val="0"/>
                                      <w:marTop w:val="0"/>
                                      <w:marBottom w:val="0"/>
                                      <w:divBdr>
                                        <w:top w:val="single" w:sz="2" w:space="0" w:color="E3E3E3"/>
                                        <w:left w:val="single" w:sz="2" w:space="0" w:color="E3E3E3"/>
                                        <w:bottom w:val="single" w:sz="2" w:space="0" w:color="E3E3E3"/>
                                        <w:right w:val="single" w:sz="2" w:space="0" w:color="E3E3E3"/>
                                      </w:divBdr>
                                      <w:divsChild>
                                        <w:div w:id="432290999">
                                          <w:marLeft w:val="0"/>
                                          <w:marRight w:val="0"/>
                                          <w:marTop w:val="0"/>
                                          <w:marBottom w:val="0"/>
                                          <w:divBdr>
                                            <w:top w:val="single" w:sz="2" w:space="0" w:color="E3E3E3"/>
                                            <w:left w:val="single" w:sz="2" w:space="0" w:color="E3E3E3"/>
                                            <w:bottom w:val="single" w:sz="2" w:space="0" w:color="E3E3E3"/>
                                            <w:right w:val="single" w:sz="2" w:space="0" w:color="E3E3E3"/>
                                          </w:divBdr>
                                          <w:divsChild>
                                            <w:div w:id="1621376128">
                                              <w:marLeft w:val="0"/>
                                              <w:marRight w:val="0"/>
                                              <w:marTop w:val="0"/>
                                              <w:marBottom w:val="0"/>
                                              <w:divBdr>
                                                <w:top w:val="single" w:sz="2" w:space="0" w:color="E3E3E3"/>
                                                <w:left w:val="single" w:sz="2" w:space="0" w:color="E3E3E3"/>
                                                <w:bottom w:val="single" w:sz="2" w:space="0" w:color="E3E3E3"/>
                                                <w:right w:val="single" w:sz="2" w:space="0" w:color="E3E3E3"/>
                                              </w:divBdr>
                                              <w:divsChild>
                                                <w:div w:id="1193617403">
                                                  <w:marLeft w:val="0"/>
                                                  <w:marRight w:val="0"/>
                                                  <w:marTop w:val="0"/>
                                                  <w:marBottom w:val="0"/>
                                                  <w:divBdr>
                                                    <w:top w:val="single" w:sz="2" w:space="0" w:color="E3E3E3"/>
                                                    <w:left w:val="single" w:sz="2" w:space="0" w:color="E3E3E3"/>
                                                    <w:bottom w:val="single" w:sz="2" w:space="0" w:color="E3E3E3"/>
                                                    <w:right w:val="single" w:sz="2" w:space="0" w:color="E3E3E3"/>
                                                  </w:divBdr>
                                                  <w:divsChild>
                                                    <w:div w:id="710495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134127777">
          <w:marLeft w:val="0"/>
          <w:marRight w:val="0"/>
          <w:marTop w:val="0"/>
          <w:marBottom w:val="0"/>
          <w:divBdr>
            <w:top w:val="none" w:sz="0" w:space="0" w:color="auto"/>
            <w:left w:val="none" w:sz="0" w:space="0" w:color="auto"/>
            <w:bottom w:val="none" w:sz="0" w:space="0" w:color="auto"/>
            <w:right w:val="none" w:sz="0" w:space="0" w:color="auto"/>
          </w:divBdr>
          <w:divsChild>
            <w:div w:id="1696275528">
              <w:marLeft w:val="0"/>
              <w:marRight w:val="0"/>
              <w:marTop w:val="0"/>
              <w:marBottom w:val="0"/>
              <w:divBdr>
                <w:top w:val="single" w:sz="2" w:space="0" w:color="E3E3E3"/>
                <w:left w:val="single" w:sz="2" w:space="0" w:color="E3E3E3"/>
                <w:bottom w:val="single" w:sz="2" w:space="0" w:color="E3E3E3"/>
                <w:right w:val="single" w:sz="2" w:space="0" w:color="E3E3E3"/>
              </w:divBdr>
              <w:divsChild>
                <w:div w:id="3125681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06519116">
      <w:bodyDiv w:val="1"/>
      <w:marLeft w:val="0"/>
      <w:marRight w:val="0"/>
      <w:marTop w:val="0"/>
      <w:marBottom w:val="0"/>
      <w:divBdr>
        <w:top w:val="none" w:sz="0" w:space="0" w:color="auto"/>
        <w:left w:val="none" w:sz="0" w:space="0" w:color="auto"/>
        <w:bottom w:val="none" w:sz="0" w:space="0" w:color="auto"/>
        <w:right w:val="none" w:sz="0" w:space="0" w:color="auto"/>
      </w:divBdr>
    </w:div>
    <w:div w:id="315493302">
      <w:bodyDiv w:val="1"/>
      <w:marLeft w:val="0"/>
      <w:marRight w:val="0"/>
      <w:marTop w:val="0"/>
      <w:marBottom w:val="0"/>
      <w:divBdr>
        <w:top w:val="none" w:sz="0" w:space="0" w:color="auto"/>
        <w:left w:val="none" w:sz="0" w:space="0" w:color="auto"/>
        <w:bottom w:val="none" w:sz="0" w:space="0" w:color="auto"/>
        <w:right w:val="none" w:sz="0" w:space="0" w:color="auto"/>
      </w:divBdr>
      <w:divsChild>
        <w:div w:id="1604996432">
          <w:marLeft w:val="0"/>
          <w:marRight w:val="0"/>
          <w:marTop w:val="0"/>
          <w:marBottom w:val="0"/>
          <w:divBdr>
            <w:top w:val="none" w:sz="0" w:space="0" w:color="auto"/>
            <w:left w:val="none" w:sz="0" w:space="0" w:color="auto"/>
            <w:bottom w:val="none" w:sz="0" w:space="0" w:color="auto"/>
            <w:right w:val="none" w:sz="0" w:space="0" w:color="auto"/>
          </w:divBdr>
          <w:divsChild>
            <w:div w:id="2105108066">
              <w:marLeft w:val="0"/>
              <w:marRight w:val="0"/>
              <w:marTop w:val="0"/>
              <w:marBottom w:val="0"/>
              <w:divBdr>
                <w:top w:val="none" w:sz="0" w:space="0" w:color="auto"/>
                <w:left w:val="none" w:sz="0" w:space="0" w:color="auto"/>
                <w:bottom w:val="none" w:sz="0" w:space="0" w:color="auto"/>
                <w:right w:val="none" w:sz="0" w:space="0" w:color="auto"/>
              </w:divBdr>
              <w:divsChild>
                <w:div w:id="154705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734871">
      <w:bodyDiv w:val="1"/>
      <w:marLeft w:val="0"/>
      <w:marRight w:val="0"/>
      <w:marTop w:val="0"/>
      <w:marBottom w:val="0"/>
      <w:divBdr>
        <w:top w:val="none" w:sz="0" w:space="0" w:color="auto"/>
        <w:left w:val="none" w:sz="0" w:space="0" w:color="auto"/>
        <w:bottom w:val="none" w:sz="0" w:space="0" w:color="auto"/>
        <w:right w:val="none" w:sz="0" w:space="0" w:color="auto"/>
      </w:divBdr>
      <w:divsChild>
        <w:div w:id="1328822211">
          <w:marLeft w:val="0"/>
          <w:marRight w:val="0"/>
          <w:marTop w:val="0"/>
          <w:marBottom w:val="0"/>
          <w:divBdr>
            <w:top w:val="single" w:sz="2" w:space="0" w:color="E3E3E3"/>
            <w:left w:val="single" w:sz="2" w:space="0" w:color="E3E3E3"/>
            <w:bottom w:val="single" w:sz="2" w:space="0" w:color="E3E3E3"/>
            <w:right w:val="single" w:sz="2" w:space="0" w:color="E3E3E3"/>
          </w:divBdr>
          <w:divsChild>
            <w:div w:id="769199937">
              <w:marLeft w:val="0"/>
              <w:marRight w:val="0"/>
              <w:marTop w:val="0"/>
              <w:marBottom w:val="0"/>
              <w:divBdr>
                <w:top w:val="single" w:sz="2" w:space="0" w:color="E3E3E3"/>
                <w:left w:val="single" w:sz="2" w:space="0" w:color="E3E3E3"/>
                <w:bottom w:val="single" w:sz="2" w:space="0" w:color="E3E3E3"/>
                <w:right w:val="single" w:sz="2" w:space="0" w:color="E3E3E3"/>
              </w:divBdr>
              <w:divsChild>
                <w:div w:id="1239750562">
                  <w:marLeft w:val="0"/>
                  <w:marRight w:val="0"/>
                  <w:marTop w:val="0"/>
                  <w:marBottom w:val="0"/>
                  <w:divBdr>
                    <w:top w:val="single" w:sz="2" w:space="0" w:color="E3E3E3"/>
                    <w:left w:val="single" w:sz="2" w:space="0" w:color="E3E3E3"/>
                    <w:bottom w:val="single" w:sz="2" w:space="0" w:color="E3E3E3"/>
                    <w:right w:val="single" w:sz="2" w:space="0" w:color="E3E3E3"/>
                  </w:divBdr>
                  <w:divsChild>
                    <w:div w:id="1844971195">
                      <w:marLeft w:val="0"/>
                      <w:marRight w:val="0"/>
                      <w:marTop w:val="0"/>
                      <w:marBottom w:val="0"/>
                      <w:divBdr>
                        <w:top w:val="single" w:sz="2" w:space="0" w:color="E3E3E3"/>
                        <w:left w:val="single" w:sz="2" w:space="0" w:color="E3E3E3"/>
                        <w:bottom w:val="single" w:sz="2" w:space="0" w:color="E3E3E3"/>
                        <w:right w:val="single" w:sz="2" w:space="0" w:color="E3E3E3"/>
                      </w:divBdr>
                      <w:divsChild>
                        <w:div w:id="436102177">
                          <w:marLeft w:val="0"/>
                          <w:marRight w:val="0"/>
                          <w:marTop w:val="0"/>
                          <w:marBottom w:val="0"/>
                          <w:divBdr>
                            <w:top w:val="single" w:sz="2" w:space="0" w:color="E3E3E3"/>
                            <w:left w:val="single" w:sz="2" w:space="0" w:color="E3E3E3"/>
                            <w:bottom w:val="single" w:sz="2" w:space="0" w:color="E3E3E3"/>
                            <w:right w:val="single" w:sz="2" w:space="0" w:color="E3E3E3"/>
                          </w:divBdr>
                          <w:divsChild>
                            <w:div w:id="1672027686">
                              <w:marLeft w:val="0"/>
                              <w:marRight w:val="0"/>
                              <w:marTop w:val="100"/>
                              <w:marBottom w:val="100"/>
                              <w:divBdr>
                                <w:top w:val="single" w:sz="2" w:space="0" w:color="E3E3E3"/>
                                <w:left w:val="single" w:sz="2" w:space="0" w:color="E3E3E3"/>
                                <w:bottom w:val="single" w:sz="2" w:space="0" w:color="E3E3E3"/>
                                <w:right w:val="single" w:sz="2" w:space="0" w:color="E3E3E3"/>
                              </w:divBdr>
                              <w:divsChild>
                                <w:div w:id="1129783731">
                                  <w:marLeft w:val="0"/>
                                  <w:marRight w:val="0"/>
                                  <w:marTop w:val="0"/>
                                  <w:marBottom w:val="0"/>
                                  <w:divBdr>
                                    <w:top w:val="single" w:sz="2" w:space="0" w:color="E3E3E3"/>
                                    <w:left w:val="single" w:sz="2" w:space="0" w:color="E3E3E3"/>
                                    <w:bottom w:val="single" w:sz="2" w:space="0" w:color="E3E3E3"/>
                                    <w:right w:val="single" w:sz="2" w:space="0" w:color="E3E3E3"/>
                                  </w:divBdr>
                                  <w:divsChild>
                                    <w:div w:id="936407426">
                                      <w:marLeft w:val="0"/>
                                      <w:marRight w:val="0"/>
                                      <w:marTop w:val="0"/>
                                      <w:marBottom w:val="0"/>
                                      <w:divBdr>
                                        <w:top w:val="single" w:sz="2" w:space="0" w:color="E3E3E3"/>
                                        <w:left w:val="single" w:sz="2" w:space="0" w:color="E3E3E3"/>
                                        <w:bottom w:val="single" w:sz="2" w:space="0" w:color="E3E3E3"/>
                                        <w:right w:val="single" w:sz="2" w:space="0" w:color="E3E3E3"/>
                                      </w:divBdr>
                                      <w:divsChild>
                                        <w:div w:id="1644038957">
                                          <w:marLeft w:val="0"/>
                                          <w:marRight w:val="0"/>
                                          <w:marTop w:val="0"/>
                                          <w:marBottom w:val="0"/>
                                          <w:divBdr>
                                            <w:top w:val="single" w:sz="2" w:space="0" w:color="E3E3E3"/>
                                            <w:left w:val="single" w:sz="2" w:space="0" w:color="E3E3E3"/>
                                            <w:bottom w:val="single" w:sz="2" w:space="0" w:color="E3E3E3"/>
                                            <w:right w:val="single" w:sz="2" w:space="0" w:color="E3E3E3"/>
                                          </w:divBdr>
                                          <w:divsChild>
                                            <w:div w:id="255291329">
                                              <w:marLeft w:val="0"/>
                                              <w:marRight w:val="0"/>
                                              <w:marTop w:val="0"/>
                                              <w:marBottom w:val="0"/>
                                              <w:divBdr>
                                                <w:top w:val="single" w:sz="2" w:space="0" w:color="E3E3E3"/>
                                                <w:left w:val="single" w:sz="2" w:space="0" w:color="E3E3E3"/>
                                                <w:bottom w:val="single" w:sz="2" w:space="0" w:color="E3E3E3"/>
                                                <w:right w:val="single" w:sz="2" w:space="0" w:color="E3E3E3"/>
                                              </w:divBdr>
                                              <w:divsChild>
                                                <w:div w:id="2119519358">
                                                  <w:marLeft w:val="0"/>
                                                  <w:marRight w:val="0"/>
                                                  <w:marTop w:val="0"/>
                                                  <w:marBottom w:val="0"/>
                                                  <w:divBdr>
                                                    <w:top w:val="single" w:sz="2" w:space="0" w:color="E3E3E3"/>
                                                    <w:left w:val="single" w:sz="2" w:space="0" w:color="E3E3E3"/>
                                                    <w:bottom w:val="single" w:sz="2" w:space="0" w:color="E3E3E3"/>
                                                    <w:right w:val="single" w:sz="2" w:space="0" w:color="E3E3E3"/>
                                                  </w:divBdr>
                                                  <w:divsChild>
                                                    <w:div w:id="100225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4151783">
          <w:marLeft w:val="0"/>
          <w:marRight w:val="0"/>
          <w:marTop w:val="0"/>
          <w:marBottom w:val="0"/>
          <w:divBdr>
            <w:top w:val="none" w:sz="0" w:space="0" w:color="auto"/>
            <w:left w:val="none" w:sz="0" w:space="0" w:color="auto"/>
            <w:bottom w:val="none" w:sz="0" w:space="0" w:color="auto"/>
            <w:right w:val="none" w:sz="0" w:space="0" w:color="auto"/>
          </w:divBdr>
          <w:divsChild>
            <w:div w:id="568927257">
              <w:marLeft w:val="0"/>
              <w:marRight w:val="0"/>
              <w:marTop w:val="0"/>
              <w:marBottom w:val="0"/>
              <w:divBdr>
                <w:top w:val="single" w:sz="2" w:space="0" w:color="E3E3E3"/>
                <w:left w:val="single" w:sz="2" w:space="0" w:color="E3E3E3"/>
                <w:bottom w:val="single" w:sz="2" w:space="0" w:color="E3E3E3"/>
                <w:right w:val="single" w:sz="2" w:space="0" w:color="E3E3E3"/>
              </w:divBdr>
              <w:divsChild>
                <w:div w:id="1146239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68187596">
      <w:bodyDiv w:val="1"/>
      <w:marLeft w:val="0"/>
      <w:marRight w:val="0"/>
      <w:marTop w:val="0"/>
      <w:marBottom w:val="0"/>
      <w:divBdr>
        <w:top w:val="none" w:sz="0" w:space="0" w:color="auto"/>
        <w:left w:val="none" w:sz="0" w:space="0" w:color="auto"/>
        <w:bottom w:val="none" w:sz="0" w:space="0" w:color="auto"/>
        <w:right w:val="none" w:sz="0" w:space="0" w:color="auto"/>
      </w:divBdr>
      <w:divsChild>
        <w:div w:id="244800445">
          <w:marLeft w:val="0"/>
          <w:marRight w:val="0"/>
          <w:marTop w:val="0"/>
          <w:marBottom w:val="0"/>
          <w:divBdr>
            <w:top w:val="none" w:sz="0" w:space="0" w:color="auto"/>
            <w:left w:val="none" w:sz="0" w:space="0" w:color="auto"/>
            <w:bottom w:val="none" w:sz="0" w:space="0" w:color="auto"/>
            <w:right w:val="none" w:sz="0" w:space="0" w:color="auto"/>
          </w:divBdr>
          <w:divsChild>
            <w:div w:id="433089701">
              <w:marLeft w:val="0"/>
              <w:marRight w:val="0"/>
              <w:marTop w:val="0"/>
              <w:marBottom w:val="0"/>
              <w:divBdr>
                <w:top w:val="none" w:sz="0" w:space="0" w:color="auto"/>
                <w:left w:val="none" w:sz="0" w:space="0" w:color="auto"/>
                <w:bottom w:val="none" w:sz="0" w:space="0" w:color="auto"/>
                <w:right w:val="none" w:sz="0" w:space="0" w:color="auto"/>
              </w:divBdr>
              <w:divsChild>
                <w:div w:id="793250387">
                  <w:marLeft w:val="0"/>
                  <w:marRight w:val="0"/>
                  <w:marTop w:val="0"/>
                  <w:marBottom w:val="0"/>
                  <w:divBdr>
                    <w:top w:val="none" w:sz="0" w:space="0" w:color="auto"/>
                    <w:left w:val="none" w:sz="0" w:space="0" w:color="auto"/>
                    <w:bottom w:val="none" w:sz="0" w:space="0" w:color="auto"/>
                    <w:right w:val="none" w:sz="0" w:space="0" w:color="auto"/>
                  </w:divBdr>
                  <w:divsChild>
                    <w:div w:id="124329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240239">
      <w:bodyDiv w:val="1"/>
      <w:marLeft w:val="0"/>
      <w:marRight w:val="0"/>
      <w:marTop w:val="0"/>
      <w:marBottom w:val="0"/>
      <w:divBdr>
        <w:top w:val="none" w:sz="0" w:space="0" w:color="auto"/>
        <w:left w:val="none" w:sz="0" w:space="0" w:color="auto"/>
        <w:bottom w:val="none" w:sz="0" w:space="0" w:color="auto"/>
        <w:right w:val="none" w:sz="0" w:space="0" w:color="auto"/>
      </w:divBdr>
    </w:div>
    <w:div w:id="389693993">
      <w:bodyDiv w:val="1"/>
      <w:marLeft w:val="0"/>
      <w:marRight w:val="0"/>
      <w:marTop w:val="0"/>
      <w:marBottom w:val="0"/>
      <w:divBdr>
        <w:top w:val="none" w:sz="0" w:space="0" w:color="auto"/>
        <w:left w:val="none" w:sz="0" w:space="0" w:color="auto"/>
        <w:bottom w:val="none" w:sz="0" w:space="0" w:color="auto"/>
        <w:right w:val="none" w:sz="0" w:space="0" w:color="auto"/>
      </w:divBdr>
      <w:divsChild>
        <w:div w:id="558908591">
          <w:marLeft w:val="0"/>
          <w:marRight w:val="0"/>
          <w:marTop w:val="0"/>
          <w:marBottom w:val="0"/>
          <w:divBdr>
            <w:top w:val="none" w:sz="0" w:space="0" w:color="auto"/>
            <w:left w:val="none" w:sz="0" w:space="0" w:color="auto"/>
            <w:bottom w:val="none" w:sz="0" w:space="0" w:color="auto"/>
            <w:right w:val="none" w:sz="0" w:space="0" w:color="auto"/>
          </w:divBdr>
          <w:divsChild>
            <w:div w:id="1706951064">
              <w:marLeft w:val="0"/>
              <w:marRight w:val="0"/>
              <w:marTop w:val="0"/>
              <w:marBottom w:val="0"/>
              <w:divBdr>
                <w:top w:val="single" w:sz="2" w:space="0" w:color="E3E3E3"/>
                <w:left w:val="single" w:sz="2" w:space="0" w:color="E3E3E3"/>
                <w:bottom w:val="single" w:sz="2" w:space="0" w:color="E3E3E3"/>
                <w:right w:val="single" w:sz="2" w:space="0" w:color="E3E3E3"/>
              </w:divBdr>
              <w:divsChild>
                <w:div w:id="11155153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347455">
          <w:marLeft w:val="0"/>
          <w:marRight w:val="0"/>
          <w:marTop w:val="0"/>
          <w:marBottom w:val="0"/>
          <w:divBdr>
            <w:top w:val="single" w:sz="2" w:space="0" w:color="E3E3E3"/>
            <w:left w:val="single" w:sz="2" w:space="0" w:color="E3E3E3"/>
            <w:bottom w:val="single" w:sz="2" w:space="0" w:color="E3E3E3"/>
            <w:right w:val="single" w:sz="2" w:space="0" w:color="E3E3E3"/>
          </w:divBdr>
          <w:divsChild>
            <w:div w:id="1898514582">
              <w:marLeft w:val="0"/>
              <w:marRight w:val="0"/>
              <w:marTop w:val="0"/>
              <w:marBottom w:val="0"/>
              <w:divBdr>
                <w:top w:val="single" w:sz="2" w:space="0" w:color="E3E3E3"/>
                <w:left w:val="single" w:sz="2" w:space="0" w:color="E3E3E3"/>
                <w:bottom w:val="single" w:sz="2" w:space="0" w:color="E3E3E3"/>
                <w:right w:val="single" w:sz="2" w:space="0" w:color="E3E3E3"/>
              </w:divBdr>
              <w:divsChild>
                <w:div w:id="1520387974">
                  <w:marLeft w:val="0"/>
                  <w:marRight w:val="0"/>
                  <w:marTop w:val="0"/>
                  <w:marBottom w:val="0"/>
                  <w:divBdr>
                    <w:top w:val="single" w:sz="2" w:space="0" w:color="E3E3E3"/>
                    <w:left w:val="single" w:sz="2" w:space="0" w:color="E3E3E3"/>
                    <w:bottom w:val="single" w:sz="2" w:space="0" w:color="E3E3E3"/>
                    <w:right w:val="single" w:sz="2" w:space="0" w:color="E3E3E3"/>
                  </w:divBdr>
                  <w:divsChild>
                    <w:div w:id="863327323">
                      <w:marLeft w:val="0"/>
                      <w:marRight w:val="0"/>
                      <w:marTop w:val="0"/>
                      <w:marBottom w:val="0"/>
                      <w:divBdr>
                        <w:top w:val="single" w:sz="2" w:space="0" w:color="E3E3E3"/>
                        <w:left w:val="single" w:sz="2" w:space="0" w:color="E3E3E3"/>
                        <w:bottom w:val="single" w:sz="2" w:space="0" w:color="E3E3E3"/>
                        <w:right w:val="single" w:sz="2" w:space="0" w:color="E3E3E3"/>
                      </w:divBdr>
                      <w:divsChild>
                        <w:div w:id="767896854">
                          <w:marLeft w:val="0"/>
                          <w:marRight w:val="0"/>
                          <w:marTop w:val="0"/>
                          <w:marBottom w:val="0"/>
                          <w:divBdr>
                            <w:top w:val="single" w:sz="2" w:space="0" w:color="E3E3E3"/>
                            <w:left w:val="single" w:sz="2" w:space="0" w:color="E3E3E3"/>
                            <w:bottom w:val="single" w:sz="2" w:space="0" w:color="E3E3E3"/>
                            <w:right w:val="single" w:sz="2" w:space="0" w:color="E3E3E3"/>
                          </w:divBdr>
                          <w:divsChild>
                            <w:div w:id="1149443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27431976">
                                  <w:marLeft w:val="0"/>
                                  <w:marRight w:val="0"/>
                                  <w:marTop w:val="0"/>
                                  <w:marBottom w:val="0"/>
                                  <w:divBdr>
                                    <w:top w:val="single" w:sz="2" w:space="0" w:color="E3E3E3"/>
                                    <w:left w:val="single" w:sz="2" w:space="0" w:color="E3E3E3"/>
                                    <w:bottom w:val="single" w:sz="2" w:space="0" w:color="E3E3E3"/>
                                    <w:right w:val="single" w:sz="2" w:space="0" w:color="E3E3E3"/>
                                  </w:divBdr>
                                  <w:divsChild>
                                    <w:div w:id="1359352569">
                                      <w:marLeft w:val="0"/>
                                      <w:marRight w:val="0"/>
                                      <w:marTop w:val="0"/>
                                      <w:marBottom w:val="0"/>
                                      <w:divBdr>
                                        <w:top w:val="single" w:sz="2" w:space="0" w:color="E3E3E3"/>
                                        <w:left w:val="single" w:sz="2" w:space="0" w:color="E3E3E3"/>
                                        <w:bottom w:val="single" w:sz="2" w:space="0" w:color="E3E3E3"/>
                                        <w:right w:val="single" w:sz="2" w:space="0" w:color="E3E3E3"/>
                                      </w:divBdr>
                                      <w:divsChild>
                                        <w:div w:id="1451390723">
                                          <w:marLeft w:val="0"/>
                                          <w:marRight w:val="0"/>
                                          <w:marTop w:val="0"/>
                                          <w:marBottom w:val="0"/>
                                          <w:divBdr>
                                            <w:top w:val="single" w:sz="2" w:space="0" w:color="E3E3E3"/>
                                            <w:left w:val="single" w:sz="2" w:space="0" w:color="E3E3E3"/>
                                            <w:bottom w:val="single" w:sz="2" w:space="0" w:color="E3E3E3"/>
                                            <w:right w:val="single" w:sz="2" w:space="0" w:color="E3E3E3"/>
                                          </w:divBdr>
                                          <w:divsChild>
                                            <w:div w:id="1207529989">
                                              <w:marLeft w:val="0"/>
                                              <w:marRight w:val="0"/>
                                              <w:marTop w:val="0"/>
                                              <w:marBottom w:val="0"/>
                                              <w:divBdr>
                                                <w:top w:val="single" w:sz="2" w:space="0" w:color="E3E3E3"/>
                                                <w:left w:val="single" w:sz="2" w:space="0" w:color="E3E3E3"/>
                                                <w:bottom w:val="single" w:sz="2" w:space="0" w:color="E3E3E3"/>
                                                <w:right w:val="single" w:sz="2" w:space="0" w:color="E3E3E3"/>
                                              </w:divBdr>
                                              <w:divsChild>
                                                <w:div w:id="1612398094">
                                                  <w:marLeft w:val="0"/>
                                                  <w:marRight w:val="0"/>
                                                  <w:marTop w:val="0"/>
                                                  <w:marBottom w:val="0"/>
                                                  <w:divBdr>
                                                    <w:top w:val="single" w:sz="2" w:space="0" w:color="E3E3E3"/>
                                                    <w:left w:val="single" w:sz="2" w:space="0" w:color="E3E3E3"/>
                                                    <w:bottom w:val="single" w:sz="2" w:space="0" w:color="E3E3E3"/>
                                                    <w:right w:val="single" w:sz="2" w:space="0" w:color="E3E3E3"/>
                                                  </w:divBdr>
                                                  <w:divsChild>
                                                    <w:div w:id="2067027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90689304">
      <w:bodyDiv w:val="1"/>
      <w:marLeft w:val="0"/>
      <w:marRight w:val="0"/>
      <w:marTop w:val="0"/>
      <w:marBottom w:val="0"/>
      <w:divBdr>
        <w:top w:val="none" w:sz="0" w:space="0" w:color="auto"/>
        <w:left w:val="none" w:sz="0" w:space="0" w:color="auto"/>
        <w:bottom w:val="none" w:sz="0" w:space="0" w:color="auto"/>
        <w:right w:val="none" w:sz="0" w:space="0" w:color="auto"/>
      </w:divBdr>
      <w:divsChild>
        <w:div w:id="515072257">
          <w:marLeft w:val="0"/>
          <w:marRight w:val="0"/>
          <w:marTop w:val="0"/>
          <w:marBottom w:val="0"/>
          <w:divBdr>
            <w:top w:val="none" w:sz="0" w:space="0" w:color="auto"/>
            <w:left w:val="none" w:sz="0" w:space="0" w:color="auto"/>
            <w:bottom w:val="none" w:sz="0" w:space="0" w:color="auto"/>
            <w:right w:val="none" w:sz="0" w:space="0" w:color="auto"/>
          </w:divBdr>
          <w:divsChild>
            <w:div w:id="1898392757">
              <w:marLeft w:val="0"/>
              <w:marRight w:val="0"/>
              <w:marTop w:val="0"/>
              <w:marBottom w:val="0"/>
              <w:divBdr>
                <w:top w:val="single" w:sz="2" w:space="0" w:color="E3E3E3"/>
                <w:left w:val="single" w:sz="2" w:space="0" w:color="E3E3E3"/>
                <w:bottom w:val="single" w:sz="2" w:space="0" w:color="E3E3E3"/>
                <w:right w:val="single" w:sz="2" w:space="0" w:color="E3E3E3"/>
              </w:divBdr>
              <w:divsChild>
                <w:div w:id="1444768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39841971">
          <w:marLeft w:val="0"/>
          <w:marRight w:val="0"/>
          <w:marTop w:val="0"/>
          <w:marBottom w:val="0"/>
          <w:divBdr>
            <w:top w:val="single" w:sz="2" w:space="0" w:color="E3E3E3"/>
            <w:left w:val="single" w:sz="2" w:space="0" w:color="E3E3E3"/>
            <w:bottom w:val="single" w:sz="2" w:space="0" w:color="E3E3E3"/>
            <w:right w:val="single" w:sz="2" w:space="0" w:color="E3E3E3"/>
          </w:divBdr>
          <w:divsChild>
            <w:div w:id="1473254581">
              <w:marLeft w:val="0"/>
              <w:marRight w:val="0"/>
              <w:marTop w:val="0"/>
              <w:marBottom w:val="0"/>
              <w:divBdr>
                <w:top w:val="single" w:sz="2" w:space="0" w:color="E3E3E3"/>
                <w:left w:val="single" w:sz="2" w:space="0" w:color="E3E3E3"/>
                <w:bottom w:val="single" w:sz="2" w:space="0" w:color="E3E3E3"/>
                <w:right w:val="single" w:sz="2" w:space="0" w:color="E3E3E3"/>
              </w:divBdr>
              <w:divsChild>
                <w:div w:id="1473250049">
                  <w:marLeft w:val="0"/>
                  <w:marRight w:val="0"/>
                  <w:marTop w:val="0"/>
                  <w:marBottom w:val="0"/>
                  <w:divBdr>
                    <w:top w:val="single" w:sz="2" w:space="0" w:color="E3E3E3"/>
                    <w:left w:val="single" w:sz="2" w:space="0" w:color="E3E3E3"/>
                    <w:bottom w:val="single" w:sz="2" w:space="0" w:color="E3E3E3"/>
                    <w:right w:val="single" w:sz="2" w:space="0" w:color="E3E3E3"/>
                  </w:divBdr>
                  <w:divsChild>
                    <w:div w:id="887111393">
                      <w:marLeft w:val="0"/>
                      <w:marRight w:val="0"/>
                      <w:marTop w:val="0"/>
                      <w:marBottom w:val="0"/>
                      <w:divBdr>
                        <w:top w:val="single" w:sz="2" w:space="0" w:color="E3E3E3"/>
                        <w:left w:val="single" w:sz="2" w:space="0" w:color="E3E3E3"/>
                        <w:bottom w:val="single" w:sz="2" w:space="0" w:color="E3E3E3"/>
                        <w:right w:val="single" w:sz="2" w:space="0" w:color="E3E3E3"/>
                      </w:divBdr>
                      <w:divsChild>
                        <w:div w:id="1254439287">
                          <w:marLeft w:val="0"/>
                          <w:marRight w:val="0"/>
                          <w:marTop w:val="0"/>
                          <w:marBottom w:val="0"/>
                          <w:divBdr>
                            <w:top w:val="single" w:sz="2" w:space="0" w:color="E3E3E3"/>
                            <w:left w:val="single" w:sz="2" w:space="0" w:color="E3E3E3"/>
                            <w:bottom w:val="single" w:sz="2" w:space="0" w:color="E3E3E3"/>
                            <w:right w:val="single" w:sz="2" w:space="0" w:color="E3E3E3"/>
                          </w:divBdr>
                          <w:divsChild>
                            <w:div w:id="1502968399">
                              <w:marLeft w:val="0"/>
                              <w:marRight w:val="0"/>
                              <w:marTop w:val="100"/>
                              <w:marBottom w:val="100"/>
                              <w:divBdr>
                                <w:top w:val="single" w:sz="2" w:space="0" w:color="E3E3E3"/>
                                <w:left w:val="single" w:sz="2" w:space="0" w:color="E3E3E3"/>
                                <w:bottom w:val="single" w:sz="2" w:space="0" w:color="E3E3E3"/>
                                <w:right w:val="single" w:sz="2" w:space="0" w:color="E3E3E3"/>
                              </w:divBdr>
                              <w:divsChild>
                                <w:div w:id="193538607">
                                  <w:marLeft w:val="0"/>
                                  <w:marRight w:val="0"/>
                                  <w:marTop w:val="0"/>
                                  <w:marBottom w:val="0"/>
                                  <w:divBdr>
                                    <w:top w:val="single" w:sz="2" w:space="0" w:color="E3E3E3"/>
                                    <w:left w:val="single" w:sz="2" w:space="0" w:color="E3E3E3"/>
                                    <w:bottom w:val="single" w:sz="2" w:space="0" w:color="E3E3E3"/>
                                    <w:right w:val="single" w:sz="2" w:space="0" w:color="E3E3E3"/>
                                  </w:divBdr>
                                  <w:divsChild>
                                    <w:div w:id="1192574687">
                                      <w:marLeft w:val="0"/>
                                      <w:marRight w:val="0"/>
                                      <w:marTop w:val="0"/>
                                      <w:marBottom w:val="0"/>
                                      <w:divBdr>
                                        <w:top w:val="single" w:sz="2" w:space="0" w:color="E3E3E3"/>
                                        <w:left w:val="single" w:sz="2" w:space="0" w:color="E3E3E3"/>
                                        <w:bottom w:val="single" w:sz="2" w:space="0" w:color="E3E3E3"/>
                                        <w:right w:val="single" w:sz="2" w:space="0" w:color="E3E3E3"/>
                                      </w:divBdr>
                                      <w:divsChild>
                                        <w:div w:id="126162714">
                                          <w:marLeft w:val="0"/>
                                          <w:marRight w:val="0"/>
                                          <w:marTop w:val="0"/>
                                          <w:marBottom w:val="0"/>
                                          <w:divBdr>
                                            <w:top w:val="single" w:sz="2" w:space="0" w:color="E3E3E3"/>
                                            <w:left w:val="single" w:sz="2" w:space="0" w:color="E3E3E3"/>
                                            <w:bottom w:val="single" w:sz="2" w:space="0" w:color="E3E3E3"/>
                                            <w:right w:val="single" w:sz="2" w:space="0" w:color="E3E3E3"/>
                                          </w:divBdr>
                                          <w:divsChild>
                                            <w:div w:id="1041828061">
                                              <w:marLeft w:val="0"/>
                                              <w:marRight w:val="0"/>
                                              <w:marTop w:val="0"/>
                                              <w:marBottom w:val="0"/>
                                              <w:divBdr>
                                                <w:top w:val="single" w:sz="2" w:space="0" w:color="E3E3E3"/>
                                                <w:left w:val="single" w:sz="2" w:space="0" w:color="E3E3E3"/>
                                                <w:bottom w:val="single" w:sz="2" w:space="0" w:color="E3E3E3"/>
                                                <w:right w:val="single" w:sz="2" w:space="0" w:color="E3E3E3"/>
                                              </w:divBdr>
                                              <w:divsChild>
                                                <w:div w:id="1188982233">
                                                  <w:marLeft w:val="0"/>
                                                  <w:marRight w:val="0"/>
                                                  <w:marTop w:val="0"/>
                                                  <w:marBottom w:val="0"/>
                                                  <w:divBdr>
                                                    <w:top w:val="single" w:sz="2" w:space="0" w:color="E3E3E3"/>
                                                    <w:left w:val="single" w:sz="2" w:space="0" w:color="E3E3E3"/>
                                                    <w:bottom w:val="single" w:sz="2" w:space="0" w:color="E3E3E3"/>
                                                    <w:right w:val="single" w:sz="2" w:space="0" w:color="E3E3E3"/>
                                                  </w:divBdr>
                                                  <w:divsChild>
                                                    <w:div w:id="2109957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06420573">
      <w:bodyDiv w:val="1"/>
      <w:marLeft w:val="0"/>
      <w:marRight w:val="0"/>
      <w:marTop w:val="0"/>
      <w:marBottom w:val="0"/>
      <w:divBdr>
        <w:top w:val="none" w:sz="0" w:space="0" w:color="auto"/>
        <w:left w:val="none" w:sz="0" w:space="0" w:color="auto"/>
        <w:bottom w:val="none" w:sz="0" w:space="0" w:color="auto"/>
        <w:right w:val="none" w:sz="0" w:space="0" w:color="auto"/>
      </w:divBdr>
      <w:divsChild>
        <w:div w:id="49619428">
          <w:marLeft w:val="0"/>
          <w:marRight w:val="0"/>
          <w:marTop w:val="0"/>
          <w:marBottom w:val="0"/>
          <w:divBdr>
            <w:top w:val="single" w:sz="2" w:space="0" w:color="E3E3E3"/>
            <w:left w:val="single" w:sz="2" w:space="0" w:color="E3E3E3"/>
            <w:bottom w:val="single" w:sz="2" w:space="0" w:color="E3E3E3"/>
            <w:right w:val="single" w:sz="2" w:space="0" w:color="E3E3E3"/>
          </w:divBdr>
          <w:divsChild>
            <w:div w:id="239141444">
              <w:marLeft w:val="0"/>
              <w:marRight w:val="0"/>
              <w:marTop w:val="0"/>
              <w:marBottom w:val="0"/>
              <w:divBdr>
                <w:top w:val="single" w:sz="2" w:space="0" w:color="E3E3E3"/>
                <w:left w:val="single" w:sz="2" w:space="0" w:color="E3E3E3"/>
                <w:bottom w:val="single" w:sz="2" w:space="0" w:color="E3E3E3"/>
                <w:right w:val="single" w:sz="2" w:space="0" w:color="E3E3E3"/>
              </w:divBdr>
              <w:divsChild>
                <w:div w:id="453838228">
                  <w:marLeft w:val="0"/>
                  <w:marRight w:val="0"/>
                  <w:marTop w:val="0"/>
                  <w:marBottom w:val="0"/>
                  <w:divBdr>
                    <w:top w:val="single" w:sz="2" w:space="0" w:color="E3E3E3"/>
                    <w:left w:val="single" w:sz="2" w:space="0" w:color="E3E3E3"/>
                    <w:bottom w:val="single" w:sz="2" w:space="0" w:color="E3E3E3"/>
                    <w:right w:val="single" w:sz="2" w:space="0" w:color="E3E3E3"/>
                  </w:divBdr>
                  <w:divsChild>
                    <w:div w:id="2101559498">
                      <w:marLeft w:val="0"/>
                      <w:marRight w:val="0"/>
                      <w:marTop w:val="0"/>
                      <w:marBottom w:val="0"/>
                      <w:divBdr>
                        <w:top w:val="single" w:sz="2" w:space="0" w:color="E3E3E3"/>
                        <w:left w:val="single" w:sz="2" w:space="0" w:color="E3E3E3"/>
                        <w:bottom w:val="single" w:sz="2" w:space="0" w:color="E3E3E3"/>
                        <w:right w:val="single" w:sz="2" w:space="0" w:color="E3E3E3"/>
                      </w:divBdr>
                      <w:divsChild>
                        <w:div w:id="564489464">
                          <w:marLeft w:val="0"/>
                          <w:marRight w:val="0"/>
                          <w:marTop w:val="0"/>
                          <w:marBottom w:val="0"/>
                          <w:divBdr>
                            <w:top w:val="single" w:sz="2" w:space="0" w:color="E3E3E3"/>
                            <w:left w:val="single" w:sz="2" w:space="0" w:color="E3E3E3"/>
                            <w:bottom w:val="single" w:sz="2" w:space="0" w:color="E3E3E3"/>
                            <w:right w:val="single" w:sz="2" w:space="0" w:color="E3E3E3"/>
                          </w:divBdr>
                          <w:divsChild>
                            <w:div w:id="1021200507">
                              <w:marLeft w:val="0"/>
                              <w:marRight w:val="0"/>
                              <w:marTop w:val="0"/>
                              <w:marBottom w:val="0"/>
                              <w:divBdr>
                                <w:top w:val="single" w:sz="2" w:space="0" w:color="E3E3E3"/>
                                <w:left w:val="single" w:sz="2" w:space="0" w:color="E3E3E3"/>
                                <w:bottom w:val="single" w:sz="2" w:space="0" w:color="E3E3E3"/>
                                <w:right w:val="single" w:sz="2" w:space="0" w:color="E3E3E3"/>
                              </w:divBdr>
                              <w:divsChild>
                                <w:div w:id="1456945057">
                                  <w:marLeft w:val="0"/>
                                  <w:marRight w:val="0"/>
                                  <w:marTop w:val="100"/>
                                  <w:marBottom w:val="100"/>
                                  <w:divBdr>
                                    <w:top w:val="single" w:sz="2" w:space="0" w:color="E3E3E3"/>
                                    <w:left w:val="single" w:sz="2" w:space="0" w:color="E3E3E3"/>
                                    <w:bottom w:val="single" w:sz="2" w:space="0" w:color="E3E3E3"/>
                                    <w:right w:val="single" w:sz="2" w:space="0" w:color="E3E3E3"/>
                                  </w:divBdr>
                                  <w:divsChild>
                                    <w:div w:id="561985048">
                                      <w:marLeft w:val="0"/>
                                      <w:marRight w:val="0"/>
                                      <w:marTop w:val="0"/>
                                      <w:marBottom w:val="0"/>
                                      <w:divBdr>
                                        <w:top w:val="single" w:sz="2" w:space="0" w:color="E3E3E3"/>
                                        <w:left w:val="single" w:sz="2" w:space="0" w:color="E3E3E3"/>
                                        <w:bottom w:val="single" w:sz="2" w:space="0" w:color="E3E3E3"/>
                                        <w:right w:val="single" w:sz="2" w:space="0" w:color="E3E3E3"/>
                                      </w:divBdr>
                                      <w:divsChild>
                                        <w:div w:id="1410498400">
                                          <w:marLeft w:val="0"/>
                                          <w:marRight w:val="0"/>
                                          <w:marTop w:val="0"/>
                                          <w:marBottom w:val="0"/>
                                          <w:divBdr>
                                            <w:top w:val="single" w:sz="2" w:space="0" w:color="E3E3E3"/>
                                            <w:left w:val="single" w:sz="2" w:space="0" w:color="E3E3E3"/>
                                            <w:bottom w:val="single" w:sz="2" w:space="0" w:color="E3E3E3"/>
                                            <w:right w:val="single" w:sz="2" w:space="0" w:color="E3E3E3"/>
                                          </w:divBdr>
                                          <w:divsChild>
                                            <w:div w:id="1640652936">
                                              <w:marLeft w:val="0"/>
                                              <w:marRight w:val="0"/>
                                              <w:marTop w:val="0"/>
                                              <w:marBottom w:val="0"/>
                                              <w:divBdr>
                                                <w:top w:val="single" w:sz="2" w:space="0" w:color="E3E3E3"/>
                                                <w:left w:val="single" w:sz="2" w:space="0" w:color="E3E3E3"/>
                                                <w:bottom w:val="single" w:sz="2" w:space="0" w:color="E3E3E3"/>
                                                <w:right w:val="single" w:sz="2" w:space="0" w:color="E3E3E3"/>
                                              </w:divBdr>
                                              <w:divsChild>
                                                <w:div w:id="839733213">
                                                  <w:marLeft w:val="0"/>
                                                  <w:marRight w:val="0"/>
                                                  <w:marTop w:val="0"/>
                                                  <w:marBottom w:val="0"/>
                                                  <w:divBdr>
                                                    <w:top w:val="single" w:sz="2" w:space="0" w:color="E3E3E3"/>
                                                    <w:left w:val="single" w:sz="2" w:space="0" w:color="E3E3E3"/>
                                                    <w:bottom w:val="single" w:sz="2" w:space="0" w:color="E3E3E3"/>
                                                    <w:right w:val="single" w:sz="2" w:space="0" w:color="E3E3E3"/>
                                                  </w:divBdr>
                                                  <w:divsChild>
                                                    <w:div w:id="395979817">
                                                      <w:marLeft w:val="0"/>
                                                      <w:marRight w:val="0"/>
                                                      <w:marTop w:val="0"/>
                                                      <w:marBottom w:val="0"/>
                                                      <w:divBdr>
                                                        <w:top w:val="single" w:sz="2" w:space="0" w:color="E3E3E3"/>
                                                        <w:left w:val="single" w:sz="2" w:space="0" w:color="E3E3E3"/>
                                                        <w:bottom w:val="single" w:sz="2" w:space="0" w:color="E3E3E3"/>
                                                        <w:right w:val="single" w:sz="2" w:space="0" w:color="E3E3E3"/>
                                                      </w:divBdr>
                                                      <w:divsChild>
                                                        <w:div w:id="2009748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64323783">
          <w:marLeft w:val="0"/>
          <w:marRight w:val="0"/>
          <w:marTop w:val="0"/>
          <w:marBottom w:val="0"/>
          <w:divBdr>
            <w:top w:val="none" w:sz="0" w:space="0" w:color="auto"/>
            <w:left w:val="none" w:sz="0" w:space="0" w:color="auto"/>
            <w:bottom w:val="none" w:sz="0" w:space="0" w:color="auto"/>
            <w:right w:val="none" w:sz="0" w:space="0" w:color="auto"/>
          </w:divBdr>
          <w:divsChild>
            <w:div w:id="1581211236">
              <w:marLeft w:val="0"/>
              <w:marRight w:val="0"/>
              <w:marTop w:val="0"/>
              <w:marBottom w:val="0"/>
              <w:divBdr>
                <w:top w:val="single" w:sz="2" w:space="0" w:color="E3E3E3"/>
                <w:left w:val="single" w:sz="2" w:space="0" w:color="E3E3E3"/>
                <w:bottom w:val="single" w:sz="2" w:space="0" w:color="E3E3E3"/>
                <w:right w:val="single" w:sz="2" w:space="0" w:color="E3E3E3"/>
              </w:divBdr>
              <w:divsChild>
                <w:div w:id="76365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24498422">
      <w:bodyDiv w:val="1"/>
      <w:marLeft w:val="0"/>
      <w:marRight w:val="0"/>
      <w:marTop w:val="0"/>
      <w:marBottom w:val="0"/>
      <w:divBdr>
        <w:top w:val="none" w:sz="0" w:space="0" w:color="auto"/>
        <w:left w:val="none" w:sz="0" w:space="0" w:color="auto"/>
        <w:bottom w:val="none" w:sz="0" w:space="0" w:color="auto"/>
        <w:right w:val="none" w:sz="0" w:space="0" w:color="auto"/>
      </w:divBdr>
    </w:div>
    <w:div w:id="430442563">
      <w:bodyDiv w:val="1"/>
      <w:marLeft w:val="0"/>
      <w:marRight w:val="0"/>
      <w:marTop w:val="0"/>
      <w:marBottom w:val="0"/>
      <w:divBdr>
        <w:top w:val="none" w:sz="0" w:space="0" w:color="auto"/>
        <w:left w:val="none" w:sz="0" w:space="0" w:color="auto"/>
        <w:bottom w:val="none" w:sz="0" w:space="0" w:color="auto"/>
        <w:right w:val="none" w:sz="0" w:space="0" w:color="auto"/>
      </w:divBdr>
    </w:div>
    <w:div w:id="440299150">
      <w:bodyDiv w:val="1"/>
      <w:marLeft w:val="0"/>
      <w:marRight w:val="0"/>
      <w:marTop w:val="0"/>
      <w:marBottom w:val="0"/>
      <w:divBdr>
        <w:top w:val="none" w:sz="0" w:space="0" w:color="auto"/>
        <w:left w:val="none" w:sz="0" w:space="0" w:color="auto"/>
        <w:bottom w:val="none" w:sz="0" w:space="0" w:color="auto"/>
        <w:right w:val="none" w:sz="0" w:space="0" w:color="auto"/>
      </w:divBdr>
    </w:div>
    <w:div w:id="451555521">
      <w:bodyDiv w:val="1"/>
      <w:marLeft w:val="0"/>
      <w:marRight w:val="0"/>
      <w:marTop w:val="0"/>
      <w:marBottom w:val="0"/>
      <w:divBdr>
        <w:top w:val="none" w:sz="0" w:space="0" w:color="auto"/>
        <w:left w:val="none" w:sz="0" w:space="0" w:color="auto"/>
        <w:bottom w:val="none" w:sz="0" w:space="0" w:color="auto"/>
        <w:right w:val="none" w:sz="0" w:space="0" w:color="auto"/>
      </w:divBdr>
    </w:div>
    <w:div w:id="517085178">
      <w:bodyDiv w:val="1"/>
      <w:marLeft w:val="0"/>
      <w:marRight w:val="0"/>
      <w:marTop w:val="0"/>
      <w:marBottom w:val="0"/>
      <w:divBdr>
        <w:top w:val="none" w:sz="0" w:space="0" w:color="auto"/>
        <w:left w:val="none" w:sz="0" w:space="0" w:color="auto"/>
        <w:bottom w:val="none" w:sz="0" w:space="0" w:color="auto"/>
        <w:right w:val="none" w:sz="0" w:space="0" w:color="auto"/>
      </w:divBdr>
      <w:divsChild>
        <w:div w:id="567106820">
          <w:marLeft w:val="0"/>
          <w:marRight w:val="0"/>
          <w:marTop w:val="0"/>
          <w:marBottom w:val="0"/>
          <w:divBdr>
            <w:top w:val="single" w:sz="2" w:space="0" w:color="E3E3E3"/>
            <w:left w:val="single" w:sz="2" w:space="0" w:color="E3E3E3"/>
            <w:bottom w:val="single" w:sz="2" w:space="0" w:color="E3E3E3"/>
            <w:right w:val="single" w:sz="2" w:space="0" w:color="E3E3E3"/>
          </w:divBdr>
          <w:divsChild>
            <w:div w:id="1823157936">
              <w:marLeft w:val="0"/>
              <w:marRight w:val="0"/>
              <w:marTop w:val="0"/>
              <w:marBottom w:val="0"/>
              <w:divBdr>
                <w:top w:val="single" w:sz="2" w:space="0" w:color="E3E3E3"/>
                <w:left w:val="single" w:sz="2" w:space="0" w:color="E3E3E3"/>
                <w:bottom w:val="single" w:sz="2" w:space="0" w:color="E3E3E3"/>
                <w:right w:val="single" w:sz="2" w:space="0" w:color="E3E3E3"/>
              </w:divBdr>
              <w:divsChild>
                <w:div w:id="1864050840">
                  <w:marLeft w:val="0"/>
                  <w:marRight w:val="0"/>
                  <w:marTop w:val="0"/>
                  <w:marBottom w:val="0"/>
                  <w:divBdr>
                    <w:top w:val="single" w:sz="2" w:space="0" w:color="E3E3E3"/>
                    <w:left w:val="single" w:sz="2" w:space="0" w:color="E3E3E3"/>
                    <w:bottom w:val="single" w:sz="2" w:space="0" w:color="E3E3E3"/>
                    <w:right w:val="single" w:sz="2" w:space="0" w:color="E3E3E3"/>
                  </w:divBdr>
                  <w:divsChild>
                    <w:div w:id="395594303">
                      <w:marLeft w:val="0"/>
                      <w:marRight w:val="0"/>
                      <w:marTop w:val="0"/>
                      <w:marBottom w:val="0"/>
                      <w:divBdr>
                        <w:top w:val="single" w:sz="2" w:space="0" w:color="E3E3E3"/>
                        <w:left w:val="single" w:sz="2" w:space="0" w:color="E3E3E3"/>
                        <w:bottom w:val="single" w:sz="2" w:space="0" w:color="E3E3E3"/>
                        <w:right w:val="single" w:sz="2" w:space="0" w:color="E3E3E3"/>
                      </w:divBdr>
                      <w:divsChild>
                        <w:div w:id="1026059636">
                          <w:marLeft w:val="0"/>
                          <w:marRight w:val="0"/>
                          <w:marTop w:val="0"/>
                          <w:marBottom w:val="0"/>
                          <w:divBdr>
                            <w:top w:val="single" w:sz="2" w:space="0" w:color="E3E3E3"/>
                            <w:left w:val="single" w:sz="2" w:space="0" w:color="E3E3E3"/>
                            <w:bottom w:val="single" w:sz="2" w:space="0" w:color="E3E3E3"/>
                            <w:right w:val="single" w:sz="2" w:space="0" w:color="E3E3E3"/>
                          </w:divBdr>
                          <w:divsChild>
                            <w:div w:id="224412064">
                              <w:marLeft w:val="0"/>
                              <w:marRight w:val="0"/>
                              <w:marTop w:val="100"/>
                              <w:marBottom w:val="100"/>
                              <w:divBdr>
                                <w:top w:val="single" w:sz="2" w:space="0" w:color="E3E3E3"/>
                                <w:left w:val="single" w:sz="2" w:space="0" w:color="E3E3E3"/>
                                <w:bottom w:val="single" w:sz="2" w:space="0" w:color="E3E3E3"/>
                                <w:right w:val="single" w:sz="2" w:space="0" w:color="E3E3E3"/>
                              </w:divBdr>
                              <w:divsChild>
                                <w:div w:id="726606807">
                                  <w:marLeft w:val="0"/>
                                  <w:marRight w:val="0"/>
                                  <w:marTop w:val="0"/>
                                  <w:marBottom w:val="0"/>
                                  <w:divBdr>
                                    <w:top w:val="single" w:sz="2" w:space="0" w:color="E3E3E3"/>
                                    <w:left w:val="single" w:sz="2" w:space="0" w:color="E3E3E3"/>
                                    <w:bottom w:val="single" w:sz="2" w:space="0" w:color="E3E3E3"/>
                                    <w:right w:val="single" w:sz="2" w:space="0" w:color="E3E3E3"/>
                                  </w:divBdr>
                                  <w:divsChild>
                                    <w:div w:id="1130050922">
                                      <w:marLeft w:val="0"/>
                                      <w:marRight w:val="0"/>
                                      <w:marTop w:val="0"/>
                                      <w:marBottom w:val="0"/>
                                      <w:divBdr>
                                        <w:top w:val="single" w:sz="2" w:space="0" w:color="E3E3E3"/>
                                        <w:left w:val="single" w:sz="2" w:space="0" w:color="E3E3E3"/>
                                        <w:bottom w:val="single" w:sz="2" w:space="0" w:color="E3E3E3"/>
                                        <w:right w:val="single" w:sz="2" w:space="0" w:color="E3E3E3"/>
                                      </w:divBdr>
                                      <w:divsChild>
                                        <w:div w:id="1573421043">
                                          <w:marLeft w:val="0"/>
                                          <w:marRight w:val="0"/>
                                          <w:marTop w:val="0"/>
                                          <w:marBottom w:val="0"/>
                                          <w:divBdr>
                                            <w:top w:val="single" w:sz="2" w:space="0" w:color="E3E3E3"/>
                                            <w:left w:val="single" w:sz="2" w:space="0" w:color="E3E3E3"/>
                                            <w:bottom w:val="single" w:sz="2" w:space="0" w:color="E3E3E3"/>
                                            <w:right w:val="single" w:sz="2" w:space="0" w:color="E3E3E3"/>
                                          </w:divBdr>
                                          <w:divsChild>
                                            <w:div w:id="1248929043">
                                              <w:marLeft w:val="0"/>
                                              <w:marRight w:val="0"/>
                                              <w:marTop w:val="0"/>
                                              <w:marBottom w:val="0"/>
                                              <w:divBdr>
                                                <w:top w:val="single" w:sz="2" w:space="0" w:color="E3E3E3"/>
                                                <w:left w:val="single" w:sz="2" w:space="0" w:color="E3E3E3"/>
                                                <w:bottom w:val="single" w:sz="2" w:space="0" w:color="E3E3E3"/>
                                                <w:right w:val="single" w:sz="2" w:space="0" w:color="E3E3E3"/>
                                              </w:divBdr>
                                              <w:divsChild>
                                                <w:div w:id="1836335878">
                                                  <w:marLeft w:val="0"/>
                                                  <w:marRight w:val="0"/>
                                                  <w:marTop w:val="0"/>
                                                  <w:marBottom w:val="0"/>
                                                  <w:divBdr>
                                                    <w:top w:val="single" w:sz="2" w:space="0" w:color="E3E3E3"/>
                                                    <w:left w:val="single" w:sz="2" w:space="0" w:color="E3E3E3"/>
                                                    <w:bottom w:val="single" w:sz="2" w:space="0" w:color="E3E3E3"/>
                                                    <w:right w:val="single" w:sz="2" w:space="0" w:color="E3E3E3"/>
                                                  </w:divBdr>
                                                  <w:divsChild>
                                                    <w:div w:id="1412464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88780037">
          <w:marLeft w:val="0"/>
          <w:marRight w:val="0"/>
          <w:marTop w:val="0"/>
          <w:marBottom w:val="0"/>
          <w:divBdr>
            <w:top w:val="none" w:sz="0" w:space="0" w:color="auto"/>
            <w:left w:val="none" w:sz="0" w:space="0" w:color="auto"/>
            <w:bottom w:val="none" w:sz="0" w:space="0" w:color="auto"/>
            <w:right w:val="none" w:sz="0" w:space="0" w:color="auto"/>
          </w:divBdr>
          <w:divsChild>
            <w:div w:id="1797527552">
              <w:marLeft w:val="0"/>
              <w:marRight w:val="0"/>
              <w:marTop w:val="0"/>
              <w:marBottom w:val="0"/>
              <w:divBdr>
                <w:top w:val="single" w:sz="2" w:space="0" w:color="E3E3E3"/>
                <w:left w:val="single" w:sz="2" w:space="0" w:color="E3E3E3"/>
                <w:bottom w:val="single" w:sz="2" w:space="0" w:color="E3E3E3"/>
                <w:right w:val="single" w:sz="2" w:space="0" w:color="E3E3E3"/>
              </w:divBdr>
              <w:divsChild>
                <w:div w:id="421873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18467663">
      <w:bodyDiv w:val="1"/>
      <w:marLeft w:val="0"/>
      <w:marRight w:val="0"/>
      <w:marTop w:val="0"/>
      <w:marBottom w:val="0"/>
      <w:divBdr>
        <w:top w:val="none" w:sz="0" w:space="0" w:color="auto"/>
        <w:left w:val="none" w:sz="0" w:space="0" w:color="auto"/>
        <w:bottom w:val="none" w:sz="0" w:space="0" w:color="auto"/>
        <w:right w:val="none" w:sz="0" w:space="0" w:color="auto"/>
      </w:divBdr>
    </w:div>
    <w:div w:id="525219739">
      <w:bodyDiv w:val="1"/>
      <w:marLeft w:val="0"/>
      <w:marRight w:val="0"/>
      <w:marTop w:val="0"/>
      <w:marBottom w:val="0"/>
      <w:divBdr>
        <w:top w:val="none" w:sz="0" w:space="0" w:color="auto"/>
        <w:left w:val="none" w:sz="0" w:space="0" w:color="auto"/>
        <w:bottom w:val="none" w:sz="0" w:space="0" w:color="auto"/>
        <w:right w:val="none" w:sz="0" w:space="0" w:color="auto"/>
      </w:divBdr>
      <w:divsChild>
        <w:div w:id="545875829">
          <w:marLeft w:val="0"/>
          <w:marRight w:val="0"/>
          <w:marTop w:val="0"/>
          <w:marBottom w:val="0"/>
          <w:divBdr>
            <w:top w:val="single" w:sz="2" w:space="0" w:color="E3E3E3"/>
            <w:left w:val="single" w:sz="2" w:space="0" w:color="E3E3E3"/>
            <w:bottom w:val="single" w:sz="2" w:space="0" w:color="E3E3E3"/>
            <w:right w:val="single" w:sz="2" w:space="0" w:color="E3E3E3"/>
          </w:divBdr>
          <w:divsChild>
            <w:div w:id="834420798">
              <w:marLeft w:val="0"/>
              <w:marRight w:val="0"/>
              <w:marTop w:val="0"/>
              <w:marBottom w:val="0"/>
              <w:divBdr>
                <w:top w:val="single" w:sz="2" w:space="0" w:color="E3E3E3"/>
                <w:left w:val="single" w:sz="2" w:space="0" w:color="E3E3E3"/>
                <w:bottom w:val="single" w:sz="2" w:space="0" w:color="E3E3E3"/>
                <w:right w:val="single" w:sz="2" w:space="0" w:color="E3E3E3"/>
              </w:divBdr>
              <w:divsChild>
                <w:div w:id="1960184614">
                  <w:marLeft w:val="0"/>
                  <w:marRight w:val="0"/>
                  <w:marTop w:val="0"/>
                  <w:marBottom w:val="0"/>
                  <w:divBdr>
                    <w:top w:val="single" w:sz="2" w:space="0" w:color="E3E3E3"/>
                    <w:left w:val="single" w:sz="2" w:space="0" w:color="E3E3E3"/>
                    <w:bottom w:val="single" w:sz="2" w:space="0" w:color="E3E3E3"/>
                    <w:right w:val="single" w:sz="2" w:space="0" w:color="E3E3E3"/>
                  </w:divBdr>
                  <w:divsChild>
                    <w:div w:id="538009830">
                      <w:marLeft w:val="0"/>
                      <w:marRight w:val="0"/>
                      <w:marTop w:val="0"/>
                      <w:marBottom w:val="0"/>
                      <w:divBdr>
                        <w:top w:val="single" w:sz="2" w:space="0" w:color="E3E3E3"/>
                        <w:left w:val="single" w:sz="2" w:space="0" w:color="E3E3E3"/>
                        <w:bottom w:val="single" w:sz="2" w:space="0" w:color="E3E3E3"/>
                        <w:right w:val="single" w:sz="2" w:space="0" w:color="E3E3E3"/>
                      </w:divBdr>
                      <w:divsChild>
                        <w:div w:id="746268255">
                          <w:marLeft w:val="0"/>
                          <w:marRight w:val="0"/>
                          <w:marTop w:val="0"/>
                          <w:marBottom w:val="0"/>
                          <w:divBdr>
                            <w:top w:val="single" w:sz="2" w:space="0" w:color="E3E3E3"/>
                            <w:left w:val="single" w:sz="2" w:space="0" w:color="E3E3E3"/>
                            <w:bottom w:val="single" w:sz="2" w:space="0" w:color="E3E3E3"/>
                            <w:right w:val="single" w:sz="2" w:space="0" w:color="E3E3E3"/>
                          </w:divBdr>
                          <w:divsChild>
                            <w:div w:id="149560890">
                              <w:marLeft w:val="0"/>
                              <w:marRight w:val="0"/>
                              <w:marTop w:val="100"/>
                              <w:marBottom w:val="100"/>
                              <w:divBdr>
                                <w:top w:val="single" w:sz="2" w:space="0" w:color="E3E3E3"/>
                                <w:left w:val="single" w:sz="2" w:space="0" w:color="E3E3E3"/>
                                <w:bottom w:val="single" w:sz="2" w:space="0" w:color="E3E3E3"/>
                                <w:right w:val="single" w:sz="2" w:space="0" w:color="E3E3E3"/>
                              </w:divBdr>
                              <w:divsChild>
                                <w:div w:id="1091396175">
                                  <w:marLeft w:val="0"/>
                                  <w:marRight w:val="0"/>
                                  <w:marTop w:val="0"/>
                                  <w:marBottom w:val="0"/>
                                  <w:divBdr>
                                    <w:top w:val="single" w:sz="2" w:space="0" w:color="E3E3E3"/>
                                    <w:left w:val="single" w:sz="2" w:space="0" w:color="E3E3E3"/>
                                    <w:bottom w:val="single" w:sz="2" w:space="0" w:color="E3E3E3"/>
                                    <w:right w:val="single" w:sz="2" w:space="0" w:color="E3E3E3"/>
                                  </w:divBdr>
                                  <w:divsChild>
                                    <w:div w:id="2066250032">
                                      <w:marLeft w:val="0"/>
                                      <w:marRight w:val="0"/>
                                      <w:marTop w:val="0"/>
                                      <w:marBottom w:val="0"/>
                                      <w:divBdr>
                                        <w:top w:val="single" w:sz="2" w:space="0" w:color="E3E3E3"/>
                                        <w:left w:val="single" w:sz="2" w:space="0" w:color="E3E3E3"/>
                                        <w:bottom w:val="single" w:sz="2" w:space="0" w:color="E3E3E3"/>
                                        <w:right w:val="single" w:sz="2" w:space="0" w:color="E3E3E3"/>
                                      </w:divBdr>
                                      <w:divsChild>
                                        <w:div w:id="554396219">
                                          <w:marLeft w:val="0"/>
                                          <w:marRight w:val="0"/>
                                          <w:marTop w:val="0"/>
                                          <w:marBottom w:val="0"/>
                                          <w:divBdr>
                                            <w:top w:val="single" w:sz="2" w:space="0" w:color="E3E3E3"/>
                                            <w:left w:val="single" w:sz="2" w:space="0" w:color="E3E3E3"/>
                                            <w:bottom w:val="single" w:sz="2" w:space="0" w:color="E3E3E3"/>
                                            <w:right w:val="single" w:sz="2" w:space="0" w:color="E3E3E3"/>
                                          </w:divBdr>
                                          <w:divsChild>
                                            <w:div w:id="25372168">
                                              <w:marLeft w:val="0"/>
                                              <w:marRight w:val="0"/>
                                              <w:marTop w:val="0"/>
                                              <w:marBottom w:val="0"/>
                                              <w:divBdr>
                                                <w:top w:val="single" w:sz="2" w:space="0" w:color="E3E3E3"/>
                                                <w:left w:val="single" w:sz="2" w:space="0" w:color="E3E3E3"/>
                                                <w:bottom w:val="single" w:sz="2" w:space="0" w:color="E3E3E3"/>
                                                <w:right w:val="single" w:sz="2" w:space="0" w:color="E3E3E3"/>
                                              </w:divBdr>
                                              <w:divsChild>
                                                <w:div w:id="873806672">
                                                  <w:marLeft w:val="0"/>
                                                  <w:marRight w:val="0"/>
                                                  <w:marTop w:val="0"/>
                                                  <w:marBottom w:val="0"/>
                                                  <w:divBdr>
                                                    <w:top w:val="single" w:sz="2" w:space="0" w:color="E3E3E3"/>
                                                    <w:left w:val="single" w:sz="2" w:space="0" w:color="E3E3E3"/>
                                                    <w:bottom w:val="single" w:sz="2" w:space="0" w:color="E3E3E3"/>
                                                    <w:right w:val="single" w:sz="2" w:space="0" w:color="E3E3E3"/>
                                                  </w:divBdr>
                                                  <w:divsChild>
                                                    <w:div w:id="979573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24357286">
          <w:marLeft w:val="0"/>
          <w:marRight w:val="0"/>
          <w:marTop w:val="0"/>
          <w:marBottom w:val="0"/>
          <w:divBdr>
            <w:top w:val="none" w:sz="0" w:space="0" w:color="auto"/>
            <w:left w:val="none" w:sz="0" w:space="0" w:color="auto"/>
            <w:bottom w:val="none" w:sz="0" w:space="0" w:color="auto"/>
            <w:right w:val="none" w:sz="0" w:space="0" w:color="auto"/>
          </w:divBdr>
          <w:divsChild>
            <w:div w:id="963540373">
              <w:marLeft w:val="0"/>
              <w:marRight w:val="0"/>
              <w:marTop w:val="0"/>
              <w:marBottom w:val="0"/>
              <w:divBdr>
                <w:top w:val="single" w:sz="2" w:space="0" w:color="E3E3E3"/>
                <w:left w:val="single" w:sz="2" w:space="0" w:color="E3E3E3"/>
                <w:bottom w:val="single" w:sz="2" w:space="0" w:color="E3E3E3"/>
                <w:right w:val="single" w:sz="2" w:space="0" w:color="E3E3E3"/>
              </w:divBdr>
              <w:divsChild>
                <w:div w:id="7258393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58978461">
      <w:bodyDiv w:val="1"/>
      <w:marLeft w:val="0"/>
      <w:marRight w:val="0"/>
      <w:marTop w:val="0"/>
      <w:marBottom w:val="0"/>
      <w:divBdr>
        <w:top w:val="none" w:sz="0" w:space="0" w:color="auto"/>
        <w:left w:val="none" w:sz="0" w:space="0" w:color="auto"/>
        <w:bottom w:val="none" w:sz="0" w:space="0" w:color="auto"/>
        <w:right w:val="none" w:sz="0" w:space="0" w:color="auto"/>
      </w:divBdr>
    </w:div>
    <w:div w:id="573853796">
      <w:bodyDiv w:val="1"/>
      <w:marLeft w:val="0"/>
      <w:marRight w:val="0"/>
      <w:marTop w:val="0"/>
      <w:marBottom w:val="0"/>
      <w:divBdr>
        <w:top w:val="none" w:sz="0" w:space="0" w:color="auto"/>
        <w:left w:val="none" w:sz="0" w:space="0" w:color="auto"/>
        <w:bottom w:val="none" w:sz="0" w:space="0" w:color="auto"/>
        <w:right w:val="none" w:sz="0" w:space="0" w:color="auto"/>
      </w:divBdr>
      <w:divsChild>
        <w:div w:id="1116367213">
          <w:marLeft w:val="0"/>
          <w:marRight w:val="0"/>
          <w:marTop w:val="0"/>
          <w:marBottom w:val="0"/>
          <w:divBdr>
            <w:top w:val="none" w:sz="0" w:space="0" w:color="auto"/>
            <w:left w:val="none" w:sz="0" w:space="0" w:color="auto"/>
            <w:bottom w:val="none" w:sz="0" w:space="0" w:color="auto"/>
            <w:right w:val="none" w:sz="0" w:space="0" w:color="auto"/>
          </w:divBdr>
          <w:divsChild>
            <w:div w:id="1944143348">
              <w:marLeft w:val="0"/>
              <w:marRight w:val="0"/>
              <w:marTop w:val="0"/>
              <w:marBottom w:val="0"/>
              <w:divBdr>
                <w:top w:val="none" w:sz="0" w:space="0" w:color="auto"/>
                <w:left w:val="none" w:sz="0" w:space="0" w:color="auto"/>
                <w:bottom w:val="none" w:sz="0" w:space="0" w:color="auto"/>
                <w:right w:val="none" w:sz="0" w:space="0" w:color="auto"/>
              </w:divBdr>
              <w:divsChild>
                <w:div w:id="34525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506590">
      <w:bodyDiv w:val="1"/>
      <w:marLeft w:val="0"/>
      <w:marRight w:val="0"/>
      <w:marTop w:val="0"/>
      <w:marBottom w:val="0"/>
      <w:divBdr>
        <w:top w:val="none" w:sz="0" w:space="0" w:color="auto"/>
        <w:left w:val="none" w:sz="0" w:space="0" w:color="auto"/>
        <w:bottom w:val="none" w:sz="0" w:space="0" w:color="auto"/>
        <w:right w:val="none" w:sz="0" w:space="0" w:color="auto"/>
      </w:divBdr>
      <w:divsChild>
        <w:div w:id="869300694">
          <w:marLeft w:val="0"/>
          <w:marRight w:val="0"/>
          <w:marTop w:val="200"/>
          <w:marBottom w:val="200"/>
          <w:divBdr>
            <w:top w:val="none" w:sz="0" w:space="0" w:color="auto"/>
            <w:left w:val="none" w:sz="0" w:space="0" w:color="auto"/>
            <w:bottom w:val="none" w:sz="0" w:space="0" w:color="auto"/>
            <w:right w:val="none" w:sz="0" w:space="0" w:color="auto"/>
          </w:divBdr>
        </w:div>
      </w:divsChild>
    </w:div>
    <w:div w:id="611517528">
      <w:bodyDiv w:val="1"/>
      <w:marLeft w:val="0"/>
      <w:marRight w:val="0"/>
      <w:marTop w:val="0"/>
      <w:marBottom w:val="0"/>
      <w:divBdr>
        <w:top w:val="none" w:sz="0" w:space="0" w:color="auto"/>
        <w:left w:val="none" w:sz="0" w:space="0" w:color="auto"/>
        <w:bottom w:val="none" w:sz="0" w:space="0" w:color="auto"/>
        <w:right w:val="none" w:sz="0" w:space="0" w:color="auto"/>
      </w:divBdr>
    </w:div>
    <w:div w:id="613292241">
      <w:bodyDiv w:val="1"/>
      <w:marLeft w:val="0"/>
      <w:marRight w:val="0"/>
      <w:marTop w:val="0"/>
      <w:marBottom w:val="0"/>
      <w:divBdr>
        <w:top w:val="none" w:sz="0" w:space="0" w:color="auto"/>
        <w:left w:val="none" w:sz="0" w:space="0" w:color="auto"/>
        <w:bottom w:val="none" w:sz="0" w:space="0" w:color="auto"/>
        <w:right w:val="none" w:sz="0" w:space="0" w:color="auto"/>
      </w:divBdr>
    </w:div>
    <w:div w:id="627586727">
      <w:bodyDiv w:val="1"/>
      <w:marLeft w:val="0"/>
      <w:marRight w:val="0"/>
      <w:marTop w:val="0"/>
      <w:marBottom w:val="0"/>
      <w:divBdr>
        <w:top w:val="none" w:sz="0" w:space="0" w:color="auto"/>
        <w:left w:val="none" w:sz="0" w:space="0" w:color="auto"/>
        <w:bottom w:val="none" w:sz="0" w:space="0" w:color="auto"/>
        <w:right w:val="none" w:sz="0" w:space="0" w:color="auto"/>
      </w:divBdr>
      <w:divsChild>
        <w:div w:id="1216045537">
          <w:marLeft w:val="0"/>
          <w:marRight w:val="0"/>
          <w:marTop w:val="0"/>
          <w:marBottom w:val="0"/>
          <w:divBdr>
            <w:top w:val="none" w:sz="0" w:space="0" w:color="auto"/>
            <w:left w:val="none" w:sz="0" w:space="0" w:color="auto"/>
            <w:bottom w:val="none" w:sz="0" w:space="0" w:color="auto"/>
            <w:right w:val="none" w:sz="0" w:space="0" w:color="auto"/>
          </w:divBdr>
          <w:divsChild>
            <w:div w:id="98107757">
              <w:marLeft w:val="0"/>
              <w:marRight w:val="0"/>
              <w:marTop w:val="0"/>
              <w:marBottom w:val="0"/>
              <w:divBdr>
                <w:top w:val="none" w:sz="0" w:space="0" w:color="auto"/>
                <w:left w:val="none" w:sz="0" w:space="0" w:color="auto"/>
                <w:bottom w:val="none" w:sz="0" w:space="0" w:color="auto"/>
                <w:right w:val="none" w:sz="0" w:space="0" w:color="auto"/>
              </w:divBdr>
              <w:divsChild>
                <w:div w:id="33727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155574">
      <w:bodyDiv w:val="1"/>
      <w:marLeft w:val="0"/>
      <w:marRight w:val="0"/>
      <w:marTop w:val="0"/>
      <w:marBottom w:val="0"/>
      <w:divBdr>
        <w:top w:val="none" w:sz="0" w:space="0" w:color="auto"/>
        <w:left w:val="none" w:sz="0" w:space="0" w:color="auto"/>
        <w:bottom w:val="none" w:sz="0" w:space="0" w:color="auto"/>
        <w:right w:val="none" w:sz="0" w:space="0" w:color="auto"/>
      </w:divBdr>
    </w:div>
    <w:div w:id="646864098">
      <w:bodyDiv w:val="1"/>
      <w:marLeft w:val="0"/>
      <w:marRight w:val="0"/>
      <w:marTop w:val="0"/>
      <w:marBottom w:val="0"/>
      <w:divBdr>
        <w:top w:val="none" w:sz="0" w:space="0" w:color="auto"/>
        <w:left w:val="none" w:sz="0" w:space="0" w:color="auto"/>
        <w:bottom w:val="none" w:sz="0" w:space="0" w:color="auto"/>
        <w:right w:val="none" w:sz="0" w:space="0" w:color="auto"/>
      </w:divBdr>
      <w:divsChild>
        <w:div w:id="1854303310">
          <w:marLeft w:val="0"/>
          <w:marRight w:val="0"/>
          <w:marTop w:val="0"/>
          <w:marBottom w:val="0"/>
          <w:divBdr>
            <w:top w:val="none" w:sz="0" w:space="0" w:color="auto"/>
            <w:left w:val="none" w:sz="0" w:space="0" w:color="auto"/>
            <w:bottom w:val="none" w:sz="0" w:space="0" w:color="auto"/>
            <w:right w:val="none" w:sz="0" w:space="0" w:color="auto"/>
          </w:divBdr>
          <w:divsChild>
            <w:div w:id="1356728804">
              <w:marLeft w:val="0"/>
              <w:marRight w:val="0"/>
              <w:marTop w:val="0"/>
              <w:marBottom w:val="0"/>
              <w:divBdr>
                <w:top w:val="none" w:sz="0" w:space="0" w:color="auto"/>
                <w:left w:val="none" w:sz="0" w:space="0" w:color="auto"/>
                <w:bottom w:val="none" w:sz="0" w:space="0" w:color="auto"/>
                <w:right w:val="none" w:sz="0" w:space="0" w:color="auto"/>
              </w:divBdr>
              <w:divsChild>
                <w:div w:id="13391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534419">
      <w:bodyDiv w:val="1"/>
      <w:marLeft w:val="0"/>
      <w:marRight w:val="0"/>
      <w:marTop w:val="0"/>
      <w:marBottom w:val="0"/>
      <w:divBdr>
        <w:top w:val="none" w:sz="0" w:space="0" w:color="auto"/>
        <w:left w:val="none" w:sz="0" w:space="0" w:color="auto"/>
        <w:bottom w:val="none" w:sz="0" w:space="0" w:color="auto"/>
        <w:right w:val="none" w:sz="0" w:space="0" w:color="auto"/>
      </w:divBdr>
    </w:div>
    <w:div w:id="685906515">
      <w:bodyDiv w:val="1"/>
      <w:marLeft w:val="0"/>
      <w:marRight w:val="0"/>
      <w:marTop w:val="0"/>
      <w:marBottom w:val="0"/>
      <w:divBdr>
        <w:top w:val="none" w:sz="0" w:space="0" w:color="auto"/>
        <w:left w:val="none" w:sz="0" w:space="0" w:color="auto"/>
        <w:bottom w:val="none" w:sz="0" w:space="0" w:color="auto"/>
        <w:right w:val="none" w:sz="0" w:space="0" w:color="auto"/>
      </w:divBdr>
    </w:div>
    <w:div w:id="701712920">
      <w:bodyDiv w:val="1"/>
      <w:marLeft w:val="0"/>
      <w:marRight w:val="0"/>
      <w:marTop w:val="0"/>
      <w:marBottom w:val="0"/>
      <w:divBdr>
        <w:top w:val="none" w:sz="0" w:space="0" w:color="auto"/>
        <w:left w:val="none" w:sz="0" w:space="0" w:color="auto"/>
        <w:bottom w:val="none" w:sz="0" w:space="0" w:color="auto"/>
        <w:right w:val="none" w:sz="0" w:space="0" w:color="auto"/>
      </w:divBdr>
    </w:div>
    <w:div w:id="770508834">
      <w:bodyDiv w:val="1"/>
      <w:marLeft w:val="0"/>
      <w:marRight w:val="0"/>
      <w:marTop w:val="0"/>
      <w:marBottom w:val="0"/>
      <w:divBdr>
        <w:top w:val="none" w:sz="0" w:space="0" w:color="auto"/>
        <w:left w:val="none" w:sz="0" w:space="0" w:color="auto"/>
        <w:bottom w:val="none" w:sz="0" w:space="0" w:color="auto"/>
        <w:right w:val="none" w:sz="0" w:space="0" w:color="auto"/>
      </w:divBdr>
    </w:div>
    <w:div w:id="770666157">
      <w:bodyDiv w:val="1"/>
      <w:marLeft w:val="0"/>
      <w:marRight w:val="0"/>
      <w:marTop w:val="0"/>
      <w:marBottom w:val="0"/>
      <w:divBdr>
        <w:top w:val="none" w:sz="0" w:space="0" w:color="auto"/>
        <w:left w:val="none" w:sz="0" w:space="0" w:color="auto"/>
        <w:bottom w:val="none" w:sz="0" w:space="0" w:color="auto"/>
        <w:right w:val="none" w:sz="0" w:space="0" w:color="auto"/>
      </w:divBdr>
      <w:divsChild>
        <w:div w:id="664624289">
          <w:marLeft w:val="0"/>
          <w:marRight w:val="0"/>
          <w:marTop w:val="0"/>
          <w:marBottom w:val="0"/>
          <w:divBdr>
            <w:top w:val="none" w:sz="0" w:space="0" w:color="auto"/>
            <w:left w:val="none" w:sz="0" w:space="0" w:color="auto"/>
            <w:bottom w:val="none" w:sz="0" w:space="0" w:color="auto"/>
            <w:right w:val="none" w:sz="0" w:space="0" w:color="auto"/>
          </w:divBdr>
          <w:divsChild>
            <w:div w:id="1187258615">
              <w:marLeft w:val="0"/>
              <w:marRight w:val="0"/>
              <w:marTop w:val="0"/>
              <w:marBottom w:val="0"/>
              <w:divBdr>
                <w:top w:val="single" w:sz="2" w:space="0" w:color="E3E3E3"/>
                <w:left w:val="single" w:sz="2" w:space="0" w:color="E3E3E3"/>
                <w:bottom w:val="single" w:sz="2" w:space="0" w:color="E3E3E3"/>
                <w:right w:val="single" w:sz="2" w:space="0" w:color="E3E3E3"/>
              </w:divBdr>
              <w:divsChild>
                <w:div w:id="1117943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15594661">
          <w:marLeft w:val="0"/>
          <w:marRight w:val="0"/>
          <w:marTop w:val="0"/>
          <w:marBottom w:val="0"/>
          <w:divBdr>
            <w:top w:val="single" w:sz="2" w:space="0" w:color="E3E3E3"/>
            <w:left w:val="single" w:sz="2" w:space="0" w:color="E3E3E3"/>
            <w:bottom w:val="single" w:sz="2" w:space="0" w:color="E3E3E3"/>
            <w:right w:val="single" w:sz="2" w:space="0" w:color="E3E3E3"/>
          </w:divBdr>
          <w:divsChild>
            <w:div w:id="1184437025">
              <w:marLeft w:val="0"/>
              <w:marRight w:val="0"/>
              <w:marTop w:val="0"/>
              <w:marBottom w:val="0"/>
              <w:divBdr>
                <w:top w:val="single" w:sz="2" w:space="0" w:color="E3E3E3"/>
                <w:left w:val="single" w:sz="2" w:space="0" w:color="E3E3E3"/>
                <w:bottom w:val="single" w:sz="2" w:space="0" w:color="E3E3E3"/>
                <w:right w:val="single" w:sz="2" w:space="0" w:color="E3E3E3"/>
              </w:divBdr>
              <w:divsChild>
                <w:div w:id="2080663688">
                  <w:marLeft w:val="0"/>
                  <w:marRight w:val="0"/>
                  <w:marTop w:val="0"/>
                  <w:marBottom w:val="0"/>
                  <w:divBdr>
                    <w:top w:val="single" w:sz="2" w:space="0" w:color="E3E3E3"/>
                    <w:left w:val="single" w:sz="2" w:space="0" w:color="E3E3E3"/>
                    <w:bottom w:val="single" w:sz="2" w:space="0" w:color="E3E3E3"/>
                    <w:right w:val="single" w:sz="2" w:space="0" w:color="E3E3E3"/>
                  </w:divBdr>
                  <w:divsChild>
                    <w:div w:id="751124678">
                      <w:marLeft w:val="0"/>
                      <w:marRight w:val="0"/>
                      <w:marTop w:val="0"/>
                      <w:marBottom w:val="0"/>
                      <w:divBdr>
                        <w:top w:val="single" w:sz="2" w:space="0" w:color="E3E3E3"/>
                        <w:left w:val="single" w:sz="2" w:space="0" w:color="E3E3E3"/>
                        <w:bottom w:val="single" w:sz="2" w:space="0" w:color="E3E3E3"/>
                        <w:right w:val="single" w:sz="2" w:space="0" w:color="E3E3E3"/>
                      </w:divBdr>
                      <w:divsChild>
                        <w:div w:id="631181441">
                          <w:marLeft w:val="0"/>
                          <w:marRight w:val="0"/>
                          <w:marTop w:val="0"/>
                          <w:marBottom w:val="0"/>
                          <w:divBdr>
                            <w:top w:val="single" w:sz="2" w:space="0" w:color="E3E3E3"/>
                            <w:left w:val="single" w:sz="2" w:space="0" w:color="E3E3E3"/>
                            <w:bottom w:val="single" w:sz="2" w:space="0" w:color="E3E3E3"/>
                            <w:right w:val="single" w:sz="2" w:space="0" w:color="E3E3E3"/>
                          </w:divBdr>
                          <w:divsChild>
                            <w:div w:id="1637029180">
                              <w:marLeft w:val="0"/>
                              <w:marRight w:val="0"/>
                              <w:marTop w:val="100"/>
                              <w:marBottom w:val="100"/>
                              <w:divBdr>
                                <w:top w:val="single" w:sz="2" w:space="0" w:color="E3E3E3"/>
                                <w:left w:val="single" w:sz="2" w:space="0" w:color="E3E3E3"/>
                                <w:bottom w:val="single" w:sz="2" w:space="0" w:color="E3E3E3"/>
                                <w:right w:val="single" w:sz="2" w:space="0" w:color="E3E3E3"/>
                              </w:divBdr>
                              <w:divsChild>
                                <w:div w:id="572856044">
                                  <w:marLeft w:val="0"/>
                                  <w:marRight w:val="0"/>
                                  <w:marTop w:val="0"/>
                                  <w:marBottom w:val="0"/>
                                  <w:divBdr>
                                    <w:top w:val="single" w:sz="2" w:space="0" w:color="E3E3E3"/>
                                    <w:left w:val="single" w:sz="2" w:space="0" w:color="E3E3E3"/>
                                    <w:bottom w:val="single" w:sz="2" w:space="0" w:color="E3E3E3"/>
                                    <w:right w:val="single" w:sz="2" w:space="0" w:color="E3E3E3"/>
                                  </w:divBdr>
                                  <w:divsChild>
                                    <w:div w:id="1246577289">
                                      <w:marLeft w:val="0"/>
                                      <w:marRight w:val="0"/>
                                      <w:marTop w:val="0"/>
                                      <w:marBottom w:val="0"/>
                                      <w:divBdr>
                                        <w:top w:val="single" w:sz="2" w:space="0" w:color="E3E3E3"/>
                                        <w:left w:val="single" w:sz="2" w:space="0" w:color="E3E3E3"/>
                                        <w:bottom w:val="single" w:sz="2" w:space="0" w:color="E3E3E3"/>
                                        <w:right w:val="single" w:sz="2" w:space="0" w:color="E3E3E3"/>
                                      </w:divBdr>
                                      <w:divsChild>
                                        <w:div w:id="1731612089">
                                          <w:marLeft w:val="0"/>
                                          <w:marRight w:val="0"/>
                                          <w:marTop w:val="0"/>
                                          <w:marBottom w:val="0"/>
                                          <w:divBdr>
                                            <w:top w:val="single" w:sz="2" w:space="0" w:color="E3E3E3"/>
                                            <w:left w:val="single" w:sz="2" w:space="0" w:color="E3E3E3"/>
                                            <w:bottom w:val="single" w:sz="2" w:space="0" w:color="E3E3E3"/>
                                            <w:right w:val="single" w:sz="2" w:space="0" w:color="E3E3E3"/>
                                          </w:divBdr>
                                          <w:divsChild>
                                            <w:div w:id="245195425">
                                              <w:marLeft w:val="0"/>
                                              <w:marRight w:val="0"/>
                                              <w:marTop w:val="0"/>
                                              <w:marBottom w:val="0"/>
                                              <w:divBdr>
                                                <w:top w:val="single" w:sz="2" w:space="0" w:color="E3E3E3"/>
                                                <w:left w:val="single" w:sz="2" w:space="0" w:color="E3E3E3"/>
                                                <w:bottom w:val="single" w:sz="2" w:space="0" w:color="E3E3E3"/>
                                                <w:right w:val="single" w:sz="2" w:space="0" w:color="E3E3E3"/>
                                              </w:divBdr>
                                              <w:divsChild>
                                                <w:div w:id="1746485807">
                                                  <w:marLeft w:val="0"/>
                                                  <w:marRight w:val="0"/>
                                                  <w:marTop w:val="0"/>
                                                  <w:marBottom w:val="0"/>
                                                  <w:divBdr>
                                                    <w:top w:val="single" w:sz="2" w:space="0" w:color="E3E3E3"/>
                                                    <w:left w:val="single" w:sz="2" w:space="0" w:color="E3E3E3"/>
                                                    <w:bottom w:val="single" w:sz="2" w:space="0" w:color="E3E3E3"/>
                                                    <w:right w:val="single" w:sz="2" w:space="0" w:color="E3E3E3"/>
                                                  </w:divBdr>
                                                  <w:divsChild>
                                                    <w:div w:id="17177306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83502997">
      <w:bodyDiv w:val="1"/>
      <w:marLeft w:val="0"/>
      <w:marRight w:val="0"/>
      <w:marTop w:val="0"/>
      <w:marBottom w:val="0"/>
      <w:divBdr>
        <w:top w:val="none" w:sz="0" w:space="0" w:color="auto"/>
        <w:left w:val="none" w:sz="0" w:space="0" w:color="auto"/>
        <w:bottom w:val="none" w:sz="0" w:space="0" w:color="auto"/>
        <w:right w:val="none" w:sz="0" w:space="0" w:color="auto"/>
      </w:divBdr>
    </w:div>
    <w:div w:id="784039352">
      <w:bodyDiv w:val="1"/>
      <w:marLeft w:val="0"/>
      <w:marRight w:val="0"/>
      <w:marTop w:val="0"/>
      <w:marBottom w:val="0"/>
      <w:divBdr>
        <w:top w:val="none" w:sz="0" w:space="0" w:color="auto"/>
        <w:left w:val="none" w:sz="0" w:space="0" w:color="auto"/>
        <w:bottom w:val="none" w:sz="0" w:space="0" w:color="auto"/>
        <w:right w:val="none" w:sz="0" w:space="0" w:color="auto"/>
      </w:divBdr>
      <w:divsChild>
        <w:div w:id="2071879458">
          <w:marLeft w:val="0"/>
          <w:marRight w:val="0"/>
          <w:marTop w:val="0"/>
          <w:marBottom w:val="0"/>
          <w:divBdr>
            <w:top w:val="none" w:sz="0" w:space="0" w:color="auto"/>
            <w:left w:val="none" w:sz="0" w:space="0" w:color="auto"/>
            <w:bottom w:val="none" w:sz="0" w:space="0" w:color="auto"/>
            <w:right w:val="none" w:sz="0" w:space="0" w:color="auto"/>
          </w:divBdr>
          <w:divsChild>
            <w:div w:id="1693845224">
              <w:marLeft w:val="0"/>
              <w:marRight w:val="0"/>
              <w:marTop w:val="0"/>
              <w:marBottom w:val="0"/>
              <w:divBdr>
                <w:top w:val="none" w:sz="0" w:space="0" w:color="auto"/>
                <w:left w:val="none" w:sz="0" w:space="0" w:color="auto"/>
                <w:bottom w:val="none" w:sz="0" w:space="0" w:color="auto"/>
                <w:right w:val="none" w:sz="0" w:space="0" w:color="auto"/>
              </w:divBdr>
              <w:divsChild>
                <w:div w:id="1136218594">
                  <w:marLeft w:val="0"/>
                  <w:marRight w:val="0"/>
                  <w:marTop w:val="0"/>
                  <w:marBottom w:val="0"/>
                  <w:divBdr>
                    <w:top w:val="none" w:sz="0" w:space="0" w:color="auto"/>
                    <w:left w:val="none" w:sz="0" w:space="0" w:color="auto"/>
                    <w:bottom w:val="none" w:sz="0" w:space="0" w:color="auto"/>
                    <w:right w:val="none" w:sz="0" w:space="0" w:color="auto"/>
                  </w:divBdr>
                  <w:divsChild>
                    <w:div w:id="820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795693">
      <w:bodyDiv w:val="1"/>
      <w:marLeft w:val="0"/>
      <w:marRight w:val="0"/>
      <w:marTop w:val="0"/>
      <w:marBottom w:val="0"/>
      <w:divBdr>
        <w:top w:val="none" w:sz="0" w:space="0" w:color="auto"/>
        <w:left w:val="none" w:sz="0" w:space="0" w:color="auto"/>
        <w:bottom w:val="none" w:sz="0" w:space="0" w:color="auto"/>
        <w:right w:val="none" w:sz="0" w:space="0" w:color="auto"/>
      </w:divBdr>
    </w:div>
    <w:div w:id="851605835">
      <w:bodyDiv w:val="1"/>
      <w:marLeft w:val="0"/>
      <w:marRight w:val="0"/>
      <w:marTop w:val="0"/>
      <w:marBottom w:val="0"/>
      <w:divBdr>
        <w:top w:val="none" w:sz="0" w:space="0" w:color="auto"/>
        <w:left w:val="none" w:sz="0" w:space="0" w:color="auto"/>
        <w:bottom w:val="none" w:sz="0" w:space="0" w:color="auto"/>
        <w:right w:val="none" w:sz="0" w:space="0" w:color="auto"/>
      </w:divBdr>
    </w:div>
    <w:div w:id="859976454">
      <w:bodyDiv w:val="1"/>
      <w:marLeft w:val="0"/>
      <w:marRight w:val="0"/>
      <w:marTop w:val="0"/>
      <w:marBottom w:val="0"/>
      <w:divBdr>
        <w:top w:val="none" w:sz="0" w:space="0" w:color="auto"/>
        <w:left w:val="none" w:sz="0" w:space="0" w:color="auto"/>
        <w:bottom w:val="none" w:sz="0" w:space="0" w:color="auto"/>
        <w:right w:val="none" w:sz="0" w:space="0" w:color="auto"/>
      </w:divBdr>
      <w:divsChild>
        <w:div w:id="183323051">
          <w:marLeft w:val="0"/>
          <w:marRight w:val="0"/>
          <w:marTop w:val="0"/>
          <w:marBottom w:val="0"/>
          <w:divBdr>
            <w:top w:val="none" w:sz="0" w:space="0" w:color="auto"/>
            <w:left w:val="none" w:sz="0" w:space="0" w:color="auto"/>
            <w:bottom w:val="none" w:sz="0" w:space="0" w:color="auto"/>
            <w:right w:val="none" w:sz="0" w:space="0" w:color="auto"/>
          </w:divBdr>
          <w:divsChild>
            <w:div w:id="1464034905">
              <w:marLeft w:val="0"/>
              <w:marRight w:val="0"/>
              <w:marTop w:val="0"/>
              <w:marBottom w:val="0"/>
              <w:divBdr>
                <w:top w:val="none" w:sz="0" w:space="0" w:color="auto"/>
                <w:left w:val="none" w:sz="0" w:space="0" w:color="auto"/>
                <w:bottom w:val="none" w:sz="0" w:space="0" w:color="auto"/>
                <w:right w:val="none" w:sz="0" w:space="0" w:color="auto"/>
              </w:divBdr>
              <w:divsChild>
                <w:div w:id="190467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83161">
      <w:bodyDiv w:val="1"/>
      <w:marLeft w:val="0"/>
      <w:marRight w:val="0"/>
      <w:marTop w:val="0"/>
      <w:marBottom w:val="0"/>
      <w:divBdr>
        <w:top w:val="none" w:sz="0" w:space="0" w:color="auto"/>
        <w:left w:val="none" w:sz="0" w:space="0" w:color="auto"/>
        <w:bottom w:val="none" w:sz="0" w:space="0" w:color="auto"/>
        <w:right w:val="none" w:sz="0" w:space="0" w:color="auto"/>
      </w:divBdr>
    </w:div>
    <w:div w:id="908342334">
      <w:bodyDiv w:val="1"/>
      <w:marLeft w:val="0"/>
      <w:marRight w:val="0"/>
      <w:marTop w:val="0"/>
      <w:marBottom w:val="0"/>
      <w:divBdr>
        <w:top w:val="none" w:sz="0" w:space="0" w:color="auto"/>
        <w:left w:val="none" w:sz="0" w:space="0" w:color="auto"/>
        <w:bottom w:val="none" w:sz="0" w:space="0" w:color="auto"/>
        <w:right w:val="none" w:sz="0" w:space="0" w:color="auto"/>
      </w:divBdr>
    </w:div>
    <w:div w:id="915284051">
      <w:bodyDiv w:val="1"/>
      <w:marLeft w:val="0"/>
      <w:marRight w:val="0"/>
      <w:marTop w:val="0"/>
      <w:marBottom w:val="0"/>
      <w:divBdr>
        <w:top w:val="none" w:sz="0" w:space="0" w:color="auto"/>
        <w:left w:val="none" w:sz="0" w:space="0" w:color="auto"/>
        <w:bottom w:val="none" w:sz="0" w:space="0" w:color="auto"/>
        <w:right w:val="none" w:sz="0" w:space="0" w:color="auto"/>
      </w:divBdr>
    </w:div>
    <w:div w:id="963387907">
      <w:bodyDiv w:val="1"/>
      <w:marLeft w:val="0"/>
      <w:marRight w:val="0"/>
      <w:marTop w:val="0"/>
      <w:marBottom w:val="0"/>
      <w:divBdr>
        <w:top w:val="none" w:sz="0" w:space="0" w:color="auto"/>
        <w:left w:val="none" w:sz="0" w:space="0" w:color="auto"/>
        <w:bottom w:val="none" w:sz="0" w:space="0" w:color="auto"/>
        <w:right w:val="none" w:sz="0" w:space="0" w:color="auto"/>
      </w:divBdr>
      <w:divsChild>
        <w:div w:id="596793412">
          <w:marLeft w:val="0"/>
          <w:marRight w:val="0"/>
          <w:marTop w:val="0"/>
          <w:marBottom w:val="0"/>
          <w:divBdr>
            <w:top w:val="none" w:sz="0" w:space="0" w:color="auto"/>
            <w:left w:val="none" w:sz="0" w:space="0" w:color="auto"/>
            <w:bottom w:val="none" w:sz="0" w:space="0" w:color="auto"/>
            <w:right w:val="none" w:sz="0" w:space="0" w:color="auto"/>
          </w:divBdr>
          <w:divsChild>
            <w:div w:id="755055311">
              <w:marLeft w:val="0"/>
              <w:marRight w:val="0"/>
              <w:marTop w:val="0"/>
              <w:marBottom w:val="0"/>
              <w:divBdr>
                <w:top w:val="single" w:sz="2" w:space="0" w:color="E3E3E3"/>
                <w:left w:val="single" w:sz="2" w:space="0" w:color="E3E3E3"/>
                <w:bottom w:val="single" w:sz="2" w:space="0" w:color="E3E3E3"/>
                <w:right w:val="single" w:sz="2" w:space="0" w:color="E3E3E3"/>
              </w:divBdr>
              <w:divsChild>
                <w:div w:id="21389887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43166490">
          <w:marLeft w:val="0"/>
          <w:marRight w:val="0"/>
          <w:marTop w:val="0"/>
          <w:marBottom w:val="0"/>
          <w:divBdr>
            <w:top w:val="single" w:sz="2" w:space="0" w:color="E3E3E3"/>
            <w:left w:val="single" w:sz="2" w:space="0" w:color="E3E3E3"/>
            <w:bottom w:val="single" w:sz="2" w:space="0" w:color="E3E3E3"/>
            <w:right w:val="single" w:sz="2" w:space="0" w:color="E3E3E3"/>
          </w:divBdr>
          <w:divsChild>
            <w:div w:id="1903178203">
              <w:marLeft w:val="0"/>
              <w:marRight w:val="0"/>
              <w:marTop w:val="0"/>
              <w:marBottom w:val="0"/>
              <w:divBdr>
                <w:top w:val="single" w:sz="2" w:space="0" w:color="E3E3E3"/>
                <w:left w:val="single" w:sz="2" w:space="0" w:color="E3E3E3"/>
                <w:bottom w:val="single" w:sz="2" w:space="0" w:color="E3E3E3"/>
                <w:right w:val="single" w:sz="2" w:space="0" w:color="E3E3E3"/>
              </w:divBdr>
              <w:divsChild>
                <w:div w:id="1684897323">
                  <w:marLeft w:val="0"/>
                  <w:marRight w:val="0"/>
                  <w:marTop w:val="0"/>
                  <w:marBottom w:val="0"/>
                  <w:divBdr>
                    <w:top w:val="single" w:sz="2" w:space="0" w:color="E3E3E3"/>
                    <w:left w:val="single" w:sz="2" w:space="0" w:color="E3E3E3"/>
                    <w:bottom w:val="single" w:sz="2" w:space="0" w:color="E3E3E3"/>
                    <w:right w:val="single" w:sz="2" w:space="0" w:color="E3E3E3"/>
                  </w:divBdr>
                  <w:divsChild>
                    <w:div w:id="202787034">
                      <w:marLeft w:val="0"/>
                      <w:marRight w:val="0"/>
                      <w:marTop w:val="0"/>
                      <w:marBottom w:val="0"/>
                      <w:divBdr>
                        <w:top w:val="single" w:sz="2" w:space="0" w:color="E3E3E3"/>
                        <w:left w:val="single" w:sz="2" w:space="0" w:color="E3E3E3"/>
                        <w:bottom w:val="single" w:sz="2" w:space="0" w:color="E3E3E3"/>
                        <w:right w:val="single" w:sz="2" w:space="0" w:color="E3E3E3"/>
                      </w:divBdr>
                      <w:divsChild>
                        <w:div w:id="132066017">
                          <w:marLeft w:val="0"/>
                          <w:marRight w:val="0"/>
                          <w:marTop w:val="0"/>
                          <w:marBottom w:val="0"/>
                          <w:divBdr>
                            <w:top w:val="single" w:sz="2" w:space="0" w:color="E3E3E3"/>
                            <w:left w:val="single" w:sz="2" w:space="0" w:color="E3E3E3"/>
                            <w:bottom w:val="single" w:sz="2" w:space="0" w:color="E3E3E3"/>
                            <w:right w:val="single" w:sz="2" w:space="0" w:color="E3E3E3"/>
                          </w:divBdr>
                          <w:divsChild>
                            <w:div w:id="423262340">
                              <w:marLeft w:val="0"/>
                              <w:marRight w:val="0"/>
                              <w:marTop w:val="100"/>
                              <w:marBottom w:val="100"/>
                              <w:divBdr>
                                <w:top w:val="single" w:sz="2" w:space="0" w:color="E3E3E3"/>
                                <w:left w:val="single" w:sz="2" w:space="0" w:color="E3E3E3"/>
                                <w:bottom w:val="single" w:sz="2" w:space="0" w:color="E3E3E3"/>
                                <w:right w:val="single" w:sz="2" w:space="0" w:color="E3E3E3"/>
                              </w:divBdr>
                              <w:divsChild>
                                <w:div w:id="553927475">
                                  <w:marLeft w:val="0"/>
                                  <w:marRight w:val="0"/>
                                  <w:marTop w:val="0"/>
                                  <w:marBottom w:val="0"/>
                                  <w:divBdr>
                                    <w:top w:val="single" w:sz="2" w:space="0" w:color="E3E3E3"/>
                                    <w:left w:val="single" w:sz="2" w:space="0" w:color="E3E3E3"/>
                                    <w:bottom w:val="single" w:sz="2" w:space="0" w:color="E3E3E3"/>
                                    <w:right w:val="single" w:sz="2" w:space="0" w:color="E3E3E3"/>
                                  </w:divBdr>
                                  <w:divsChild>
                                    <w:div w:id="1112939109">
                                      <w:marLeft w:val="0"/>
                                      <w:marRight w:val="0"/>
                                      <w:marTop w:val="0"/>
                                      <w:marBottom w:val="0"/>
                                      <w:divBdr>
                                        <w:top w:val="single" w:sz="2" w:space="0" w:color="E3E3E3"/>
                                        <w:left w:val="single" w:sz="2" w:space="0" w:color="E3E3E3"/>
                                        <w:bottom w:val="single" w:sz="2" w:space="0" w:color="E3E3E3"/>
                                        <w:right w:val="single" w:sz="2" w:space="0" w:color="E3E3E3"/>
                                      </w:divBdr>
                                      <w:divsChild>
                                        <w:div w:id="152181907">
                                          <w:marLeft w:val="0"/>
                                          <w:marRight w:val="0"/>
                                          <w:marTop w:val="0"/>
                                          <w:marBottom w:val="0"/>
                                          <w:divBdr>
                                            <w:top w:val="single" w:sz="2" w:space="0" w:color="E3E3E3"/>
                                            <w:left w:val="single" w:sz="2" w:space="0" w:color="E3E3E3"/>
                                            <w:bottom w:val="single" w:sz="2" w:space="0" w:color="E3E3E3"/>
                                            <w:right w:val="single" w:sz="2" w:space="0" w:color="E3E3E3"/>
                                          </w:divBdr>
                                          <w:divsChild>
                                            <w:div w:id="1839808210">
                                              <w:marLeft w:val="0"/>
                                              <w:marRight w:val="0"/>
                                              <w:marTop w:val="0"/>
                                              <w:marBottom w:val="0"/>
                                              <w:divBdr>
                                                <w:top w:val="single" w:sz="2" w:space="0" w:color="E3E3E3"/>
                                                <w:left w:val="single" w:sz="2" w:space="0" w:color="E3E3E3"/>
                                                <w:bottom w:val="single" w:sz="2" w:space="0" w:color="E3E3E3"/>
                                                <w:right w:val="single" w:sz="2" w:space="0" w:color="E3E3E3"/>
                                              </w:divBdr>
                                              <w:divsChild>
                                                <w:div w:id="635263198">
                                                  <w:marLeft w:val="0"/>
                                                  <w:marRight w:val="0"/>
                                                  <w:marTop w:val="0"/>
                                                  <w:marBottom w:val="0"/>
                                                  <w:divBdr>
                                                    <w:top w:val="single" w:sz="2" w:space="0" w:color="E3E3E3"/>
                                                    <w:left w:val="single" w:sz="2" w:space="0" w:color="E3E3E3"/>
                                                    <w:bottom w:val="single" w:sz="2" w:space="0" w:color="E3E3E3"/>
                                                    <w:right w:val="single" w:sz="2" w:space="0" w:color="E3E3E3"/>
                                                  </w:divBdr>
                                                  <w:divsChild>
                                                    <w:div w:id="2107073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47336071">
      <w:bodyDiv w:val="1"/>
      <w:marLeft w:val="0"/>
      <w:marRight w:val="0"/>
      <w:marTop w:val="0"/>
      <w:marBottom w:val="0"/>
      <w:divBdr>
        <w:top w:val="none" w:sz="0" w:space="0" w:color="auto"/>
        <w:left w:val="none" w:sz="0" w:space="0" w:color="auto"/>
        <w:bottom w:val="none" w:sz="0" w:space="0" w:color="auto"/>
        <w:right w:val="none" w:sz="0" w:space="0" w:color="auto"/>
      </w:divBdr>
    </w:div>
    <w:div w:id="1054768812">
      <w:bodyDiv w:val="1"/>
      <w:marLeft w:val="0"/>
      <w:marRight w:val="0"/>
      <w:marTop w:val="0"/>
      <w:marBottom w:val="0"/>
      <w:divBdr>
        <w:top w:val="none" w:sz="0" w:space="0" w:color="auto"/>
        <w:left w:val="none" w:sz="0" w:space="0" w:color="auto"/>
        <w:bottom w:val="none" w:sz="0" w:space="0" w:color="auto"/>
        <w:right w:val="none" w:sz="0" w:space="0" w:color="auto"/>
      </w:divBdr>
      <w:divsChild>
        <w:div w:id="1077485171">
          <w:marLeft w:val="0"/>
          <w:marRight w:val="0"/>
          <w:marTop w:val="0"/>
          <w:marBottom w:val="0"/>
          <w:divBdr>
            <w:top w:val="none" w:sz="0" w:space="0" w:color="auto"/>
            <w:left w:val="none" w:sz="0" w:space="0" w:color="auto"/>
            <w:bottom w:val="none" w:sz="0" w:space="0" w:color="auto"/>
            <w:right w:val="none" w:sz="0" w:space="0" w:color="auto"/>
          </w:divBdr>
          <w:divsChild>
            <w:div w:id="86587077">
              <w:marLeft w:val="0"/>
              <w:marRight w:val="0"/>
              <w:marTop w:val="0"/>
              <w:marBottom w:val="0"/>
              <w:divBdr>
                <w:top w:val="none" w:sz="0" w:space="0" w:color="auto"/>
                <w:left w:val="none" w:sz="0" w:space="0" w:color="auto"/>
                <w:bottom w:val="none" w:sz="0" w:space="0" w:color="auto"/>
                <w:right w:val="none" w:sz="0" w:space="0" w:color="auto"/>
              </w:divBdr>
              <w:divsChild>
                <w:div w:id="819351838">
                  <w:marLeft w:val="0"/>
                  <w:marRight w:val="0"/>
                  <w:marTop w:val="0"/>
                  <w:marBottom w:val="0"/>
                  <w:divBdr>
                    <w:top w:val="none" w:sz="0" w:space="0" w:color="auto"/>
                    <w:left w:val="none" w:sz="0" w:space="0" w:color="auto"/>
                    <w:bottom w:val="none" w:sz="0" w:space="0" w:color="auto"/>
                    <w:right w:val="none" w:sz="0" w:space="0" w:color="auto"/>
                  </w:divBdr>
                  <w:divsChild>
                    <w:div w:id="75913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990153">
      <w:bodyDiv w:val="1"/>
      <w:marLeft w:val="0"/>
      <w:marRight w:val="0"/>
      <w:marTop w:val="0"/>
      <w:marBottom w:val="0"/>
      <w:divBdr>
        <w:top w:val="none" w:sz="0" w:space="0" w:color="auto"/>
        <w:left w:val="none" w:sz="0" w:space="0" w:color="auto"/>
        <w:bottom w:val="none" w:sz="0" w:space="0" w:color="auto"/>
        <w:right w:val="none" w:sz="0" w:space="0" w:color="auto"/>
      </w:divBdr>
      <w:divsChild>
        <w:div w:id="313686190">
          <w:marLeft w:val="0"/>
          <w:marRight w:val="0"/>
          <w:marTop w:val="0"/>
          <w:marBottom w:val="0"/>
          <w:divBdr>
            <w:top w:val="single" w:sz="2" w:space="0" w:color="E3E3E3"/>
            <w:left w:val="single" w:sz="2" w:space="0" w:color="E3E3E3"/>
            <w:bottom w:val="single" w:sz="2" w:space="0" w:color="E3E3E3"/>
            <w:right w:val="single" w:sz="2" w:space="0" w:color="E3E3E3"/>
          </w:divBdr>
          <w:divsChild>
            <w:div w:id="1493376042">
              <w:marLeft w:val="0"/>
              <w:marRight w:val="0"/>
              <w:marTop w:val="0"/>
              <w:marBottom w:val="0"/>
              <w:divBdr>
                <w:top w:val="single" w:sz="2" w:space="0" w:color="E3E3E3"/>
                <w:left w:val="single" w:sz="2" w:space="0" w:color="E3E3E3"/>
                <w:bottom w:val="single" w:sz="2" w:space="0" w:color="E3E3E3"/>
                <w:right w:val="single" w:sz="2" w:space="0" w:color="E3E3E3"/>
              </w:divBdr>
              <w:divsChild>
                <w:div w:id="565648588">
                  <w:marLeft w:val="0"/>
                  <w:marRight w:val="0"/>
                  <w:marTop w:val="0"/>
                  <w:marBottom w:val="0"/>
                  <w:divBdr>
                    <w:top w:val="single" w:sz="2" w:space="0" w:color="E3E3E3"/>
                    <w:left w:val="single" w:sz="2" w:space="0" w:color="E3E3E3"/>
                    <w:bottom w:val="single" w:sz="2" w:space="0" w:color="E3E3E3"/>
                    <w:right w:val="single" w:sz="2" w:space="0" w:color="E3E3E3"/>
                  </w:divBdr>
                  <w:divsChild>
                    <w:div w:id="600144725">
                      <w:marLeft w:val="0"/>
                      <w:marRight w:val="0"/>
                      <w:marTop w:val="0"/>
                      <w:marBottom w:val="0"/>
                      <w:divBdr>
                        <w:top w:val="single" w:sz="2" w:space="0" w:color="E3E3E3"/>
                        <w:left w:val="single" w:sz="2" w:space="0" w:color="E3E3E3"/>
                        <w:bottom w:val="single" w:sz="2" w:space="0" w:color="E3E3E3"/>
                        <w:right w:val="single" w:sz="2" w:space="0" w:color="E3E3E3"/>
                      </w:divBdr>
                      <w:divsChild>
                        <w:div w:id="399988856">
                          <w:marLeft w:val="0"/>
                          <w:marRight w:val="0"/>
                          <w:marTop w:val="0"/>
                          <w:marBottom w:val="0"/>
                          <w:divBdr>
                            <w:top w:val="single" w:sz="2" w:space="0" w:color="E3E3E3"/>
                            <w:left w:val="single" w:sz="2" w:space="0" w:color="E3E3E3"/>
                            <w:bottom w:val="single" w:sz="2" w:space="0" w:color="E3E3E3"/>
                            <w:right w:val="single" w:sz="2" w:space="0" w:color="E3E3E3"/>
                          </w:divBdr>
                          <w:divsChild>
                            <w:div w:id="104695034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6954484">
                                  <w:marLeft w:val="0"/>
                                  <w:marRight w:val="0"/>
                                  <w:marTop w:val="0"/>
                                  <w:marBottom w:val="0"/>
                                  <w:divBdr>
                                    <w:top w:val="single" w:sz="2" w:space="0" w:color="E3E3E3"/>
                                    <w:left w:val="single" w:sz="2" w:space="0" w:color="E3E3E3"/>
                                    <w:bottom w:val="single" w:sz="2" w:space="0" w:color="E3E3E3"/>
                                    <w:right w:val="single" w:sz="2" w:space="0" w:color="E3E3E3"/>
                                  </w:divBdr>
                                  <w:divsChild>
                                    <w:div w:id="1489010686">
                                      <w:marLeft w:val="0"/>
                                      <w:marRight w:val="0"/>
                                      <w:marTop w:val="0"/>
                                      <w:marBottom w:val="0"/>
                                      <w:divBdr>
                                        <w:top w:val="single" w:sz="2" w:space="0" w:color="E3E3E3"/>
                                        <w:left w:val="single" w:sz="2" w:space="0" w:color="E3E3E3"/>
                                        <w:bottom w:val="single" w:sz="2" w:space="0" w:color="E3E3E3"/>
                                        <w:right w:val="single" w:sz="2" w:space="0" w:color="E3E3E3"/>
                                      </w:divBdr>
                                      <w:divsChild>
                                        <w:div w:id="1024359195">
                                          <w:marLeft w:val="0"/>
                                          <w:marRight w:val="0"/>
                                          <w:marTop w:val="0"/>
                                          <w:marBottom w:val="0"/>
                                          <w:divBdr>
                                            <w:top w:val="single" w:sz="2" w:space="0" w:color="E3E3E3"/>
                                            <w:left w:val="single" w:sz="2" w:space="0" w:color="E3E3E3"/>
                                            <w:bottom w:val="single" w:sz="2" w:space="0" w:color="E3E3E3"/>
                                            <w:right w:val="single" w:sz="2" w:space="0" w:color="E3E3E3"/>
                                          </w:divBdr>
                                          <w:divsChild>
                                            <w:div w:id="418722224">
                                              <w:marLeft w:val="0"/>
                                              <w:marRight w:val="0"/>
                                              <w:marTop w:val="0"/>
                                              <w:marBottom w:val="0"/>
                                              <w:divBdr>
                                                <w:top w:val="single" w:sz="2" w:space="0" w:color="E3E3E3"/>
                                                <w:left w:val="single" w:sz="2" w:space="0" w:color="E3E3E3"/>
                                                <w:bottom w:val="single" w:sz="2" w:space="0" w:color="E3E3E3"/>
                                                <w:right w:val="single" w:sz="2" w:space="0" w:color="E3E3E3"/>
                                              </w:divBdr>
                                              <w:divsChild>
                                                <w:div w:id="2037073882">
                                                  <w:marLeft w:val="0"/>
                                                  <w:marRight w:val="0"/>
                                                  <w:marTop w:val="0"/>
                                                  <w:marBottom w:val="0"/>
                                                  <w:divBdr>
                                                    <w:top w:val="single" w:sz="2" w:space="0" w:color="E3E3E3"/>
                                                    <w:left w:val="single" w:sz="2" w:space="0" w:color="E3E3E3"/>
                                                    <w:bottom w:val="single" w:sz="2" w:space="0" w:color="E3E3E3"/>
                                                    <w:right w:val="single" w:sz="2" w:space="0" w:color="E3E3E3"/>
                                                  </w:divBdr>
                                                  <w:divsChild>
                                                    <w:div w:id="389885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73055296">
          <w:marLeft w:val="0"/>
          <w:marRight w:val="0"/>
          <w:marTop w:val="0"/>
          <w:marBottom w:val="0"/>
          <w:divBdr>
            <w:top w:val="none" w:sz="0" w:space="0" w:color="auto"/>
            <w:left w:val="none" w:sz="0" w:space="0" w:color="auto"/>
            <w:bottom w:val="none" w:sz="0" w:space="0" w:color="auto"/>
            <w:right w:val="none" w:sz="0" w:space="0" w:color="auto"/>
          </w:divBdr>
          <w:divsChild>
            <w:div w:id="1522276179">
              <w:marLeft w:val="0"/>
              <w:marRight w:val="0"/>
              <w:marTop w:val="0"/>
              <w:marBottom w:val="0"/>
              <w:divBdr>
                <w:top w:val="single" w:sz="2" w:space="0" w:color="E3E3E3"/>
                <w:left w:val="single" w:sz="2" w:space="0" w:color="E3E3E3"/>
                <w:bottom w:val="single" w:sz="2" w:space="0" w:color="E3E3E3"/>
                <w:right w:val="single" w:sz="2" w:space="0" w:color="E3E3E3"/>
              </w:divBdr>
              <w:divsChild>
                <w:div w:id="1250384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03261335">
      <w:bodyDiv w:val="1"/>
      <w:marLeft w:val="0"/>
      <w:marRight w:val="0"/>
      <w:marTop w:val="0"/>
      <w:marBottom w:val="0"/>
      <w:divBdr>
        <w:top w:val="none" w:sz="0" w:space="0" w:color="auto"/>
        <w:left w:val="none" w:sz="0" w:space="0" w:color="auto"/>
        <w:bottom w:val="none" w:sz="0" w:space="0" w:color="auto"/>
        <w:right w:val="none" w:sz="0" w:space="0" w:color="auto"/>
      </w:divBdr>
      <w:divsChild>
        <w:div w:id="1836414339">
          <w:marLeft w:val="0"/>
          <w:marRight w:val="0"/>
          <w:marTop w:val="0"/>
          <w:marBottom w:val="0"/>
          <w:divBdr>
            <w:top w:val="none" w:sz="0" w:space="0" w:color="auto"/>
            <w:left w:val="none" w:sz="0" w:space="0" w:color="auto"/>
            <w:bottom w:val="none" w:sz="0" w:space="0" w:color="auto"/>
            <w:right w:val="none" w:sz="0" w:space="0" w:color="auto"/>
          </w:divBdr>
          <w:divsChild>
            <w:div w:id="435101841">
              <w:marLeft w:val="0"/>
              <w:marRight w:val="0"/>
              <w:marTop w:val="0"/>
              <w:marBottom w:val="0"/>
              <w:divBdr>
                <w:top w:val="none" w:sz="0" w:space="0" w:color="auto"/>
                <w:left w:val="none" w:sz="0" w:space="0" w:color="auto"/>
                <w:bottom w:val="none" w:sz="0" w:space="0" w:color="auto"/>
                <w:right w:val="none" w:sz="0" w:space="0" w:color="auto"/>
              </w:divBdr>
              <w:divsChild>
                <w:div w:id="441847346">
                  <w:marLeft w:val="0"/>
                  <w:marRight w:val="0"/>
                  <w:marTop w:val="0"/>
                  <w:marBottom w:val="0"/>
                  <w:divBdr>
                    <w:top w:val="none" w:sz="0" w:space="0" w:color="auto"/>
                    <w:left w:val="none" w:sz="0" w:space="0" w:color="auto"/>
                    <w:bottom w:val="none" w:sz="0" w:space="0" w:color="auto"/>
                    <w:right w:val="none" w:sz="0" w:space="0" w:color="auto"/>
                  </w:divBdr>
                  <w:divsChild>
                    <w:div w:id="13364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182174">
      <w:bodyDiv w:val="1"/>
      <w:marLeft w:val="0"/>
      <w:marRight w:val="0"/>
      <w:marTop w:val="0"/>
      <w:marBottom w:val="0"/>
      <w:divBdr>
        <w:top w:val="none" w:sz="0" w:space="0" w:color="auto"/>
        <w:left w:val="none" w:sz="0" w:space="0" w:color="auto"/>
        <w:bottom w:val="none" w:sz="0" w:space="0" w:color="auto"/>
        <w:right w:val="none" w:sz="0" w:space="0" w:color="auto"/>
      </w:divBdr>
      <w:divsChild>
        <w:div w:id="1302418920">
          <w:marLeft w:val="0"/>
          <w:marRight w:val="0"/>
          <w:marTop w:val="0"/>
          <w:marBottom w:val="0"/>
          <w:divBdr>
            <w:top w:val="none" w:sz="0" w:space="0" w:color="auto"/>
            <w:left w:val="none" w:sz="0" w:space="0" w:color="auto"/>
            <w:bottom w:val="none" w:sz="0" w:space="0" w:color="auto"/>
            <w:right w:val="none" w:sz="0" w:space="0" w:color="auto"/>
          </w:divBdr>
          <w:divsChild>
            <w:div w:id="169760102">
              <w:marLeft w:val="0"/>
              <w:marRight w:val="0"/>
              <w:marTop w:val="0"/>
              <w:marBottom w:val="0"/>
              <w:divBdr>
                <w:top w:val="none" w:sz="0" w:space="0" w:color="auto"/>
                <w:left w:val="none" w:sz="0" w:space="0" w:color="auto"/>
                <w:bottom w:val="none" w:sz="0" w:space="0" w:color="auto"/>
                <w:right w:val="none" w:sz="0" w:space="0" w:color="auto"/>
              </w:divBdr>
              <w:divsChild>
                <w:div w:id="76044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677751">
      <w:bodyDiv w:val="1"/>
      <w:marLeft w:val="0"/>
      <w:marRight w:val="0"/>
      <w:marTop w:val="0"/>
      <w:marBottom w:val="0"/>
      <w:divBdr>
        <w:top w:val="none" w:sz="0" w:space="0" w:color="auto"/>
        <w:left w:val="none" w:sz="0" w:space="0" w:color="auto"/>
        <w:bottom w:val="none" w:sz="0" w:space="0" w:color="auto"/>
        <w:right w:val="none" w:sz="0" w:space="0" w:color="auto"/>
      </w:divBdr>
    </w:div>
    <w:div w:id="1249533798">
      <w:bodyDiv w:val="1"/>
      <w:marLeft w:val="0"/>
      <w:marRight w:val="0"/>
      <w:marTop w:val="0"/>
      <w:marBottom w:val="0"/>
      <w:divBdr>
        <w:top w:val="none" w:sz="0" w:space="0" w:color="auto"/>
        <w:left w:val="none" w:sz="0" w:space="0" w:color="auto"/>
        <w:bottom w:val="none" w:sz="0" w:space="0" w:color="auto"/>
        <w:right w:val="none" w:sz="0" w:space="0" w:color="auto"/>
      </w:divBdr>
    </w:div>
    <w:div w:id="1260063791">
      <w:bodyDiv w:val="1"/>
      <w:marLeft w:val="0"/>
      <w:marRight w:val="0"/>
      <w:marTop w:val="0"/>
      <w:marBottom w:val="0"/>
      <w:divBdr>
        <w:top w:val="none" w:sz="0" w:space="0" w:color="auto"/>
        <w:left w:val="none" w:sz="0" w:space="0" w:color="auto"/>
        <w:bottom w:val="none" w:sz="0" w:space="0" w:color="auto"/>
        <w:right w:val="none" w:sz="0" w:space="0" w:color="auto"/>
      </w:divBdr>
      <w:divsChild>
        <w:div w:id="1429347222">
          <w:marLeft w:val="0"/>
          <w:marRight w:val="0"/>
          <w:marTop w:val="0"/>
          <w:marBottom w:val="0"/>
          <w:divBdr>
            <w:top w:val="none" w:sz="0" w:space="0" w:color="auto"/>
            <w:left w:val="none" w:sz="0" w:space="0" w:color="auto"/>
            <w:bottom w:val="none" w:sz="0" w:space="0" w:color="auto"/>
            <w:right w:val="none" w:sz="0" w:space="0" w:color="auto"/>
          </w:divBdr>
          <w:divsChild>
            <w:div w:id="1973748101">
              <w:marLeft w:val="0"/>
              <w:marRight w:val="0"/>
              <w:marTop w:val="0"/>
              <w:marBottom w:val="0"/>
              <w:divBdr>
                <w:top w:val="none" w:sz="0" w:space="0" w:color="auto"/>
                <w:left w:val="none" w:sz="0" w:space="0" w:color="auto"/>
                <w:bottom w:val="none" w:sz="0" w:space="0" w:color="auto"/>
                <w:right w:val="none" w:sz="0" w:space="0" w:color="auto"/>
              </w:divBdr>
              <w:divsChild>
                <w:div w:id="12840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328136">
      <w:bodyDiv w:val="1"/>
      <w:marLeft w:val="0"/>
      <w:marRight w:val="0"/>
      <w:marTop w:val="0"/>
      <w:marBottom w:val="0"/>
      <w:divBdr>
        <w:top w:val="none" w:sz="0" w:space="0" w:color="auto"/>
        <w:left w:val="none" w:sz="0" w:space="0" w:color="auto"/>
        <w:bottom w:val="none" w:sz="0" w:space="0" w:color="auto"/>
        <w:right w:val="none" w:sz="0" w:space="0" w:color="auto"/>
      </w:divBdr>
      <w:divsChild>
        <w:div w:id="1033455339">
          <w:marLeft w:val="0"/>
          <w:marRight w:val="0"/>
          <w:marTop w:val="0"/>
          <w:marBottom w:val="0"/>
          <w:divBdr>
            <w:top w:val="none" w:sz="0" w:space="0" w:color="auto"/>
            <w:left w:val="none" w:sz="0" w:space="0" w:color="auto"/>
            <w:bottom w:val="none" w:sz="0" w:space="0" w:color="auto"/>
            <w:right w:val="none" w:sz="0" w:space="0" w:color="auto"/>
          </w:divBdr>
          <w:divsChild>
            <w:div w:id="491063805">
              <w:marLeft w:val="0"/>
              <w:marRight w:val="0"/>
              <w:marTop w:val="0"/>
              <w:marBottom w:val="0"/>
              <w:divBdr>
                <w:top w:val="none" w:sz="0" w:space="0" w:color="auto"/>
                <w:left w:val="none" w:sz="0" w:space="0" w:color="auto"/>
                <w:bottom w:val="none" w:sz="0" w:space="0" w:color="auto"/>
                <w:right w:val="none" w:sz="0" w:space="0" w:color="auto"/>
              </w:divBdr>
              <w:divsChild>
                <w:div w:id="274870766">
                  <w:marLeft w:val="0"/>
                  <w:marRight w:val="0"/>
                  <w:marTop w:val="0"/>
                  <w:marBottom w:val="0"/>
                  <w:divBdr>
                    <w:top w:val="none" w:sz="0" w:space="0" w:color="auto"/>
                    <w:left w:val="none" w:sz="0" w:space="0" w:color="auto"/>
                    <w:bottom w:val="none" w:sz="0" w:space="0" w:color="auto"/>
                    <w:right w:val="none" w:sz="0" w:space="0" w:color="auto"/>
                  </w:divBdr>
                  <w:divsChild>
                    <w:div w:id="1118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975732">
      <w:bodyDiv w:val="1"/>
      <w:marLeft w:val="0"/>
      <w:marRight w:val="0"/>
      <w:marTop w:val="0"/>
      <w:marBottom w:val="0"/>
      <w:divBdr>
        <w:top w:val="none" w:sz="0" w:space="0" w:color="auto"/>
        <w:left w:val="none" w:sz="0" w:space="0" w:color="auto"/>
        <w:bottom w:val="none" w:sz="0" w:space="0" w:color="auto"/>
        <w:right w:val="none" w:sz="0" w:space="0" w:color="auto"/>
      </w:divBdr>
      <w:divsChild>
        <w:div w:id="1791128633">
          <w:marLeft w:val="0"/>
          <w:marRight w:val="0"/>
          <w:marTop w:val="0"/>
          <w:marBottom w:val="0"/>
          <w:divBdr>
            <w:top w:val="none" w:sz="0" w:space="0" w:color="auto"/>
            <w:left w:val="none" w:sz="0" w:space="0" w:color="auto"/>
            <w:bottom w:val="none" w:sz="0" w:space="0" w:color="auto"/>
            <w:right w:val="none" w:sz="0" w:space="0" w:color="auto"/>
          </w:divBdr>
          <w:divsChild>
            <w:div w:id="1093160027">
              <w:marLeft w:val="0"/>
              <w:marRight w:val="0"/>
              <w:marTop w:val="0"/>
              <w:marBottom w:val="0"/>
              <w:divBdr>
                <w:top w:val="none" w:sz="0" w:space="0" w:color="auto"/>
                <w:left w:val="none" w:sz="0" w:space="0" w:color="auto"/>
                <w:bottom w:val="none" w:sz="0" w:space="0" w:color="auto"/>
                <w:right w:val="none" w:sz="0" w:space="0" w:color="auto"/>
              </w:divBdr>
              <w:divsChild>
                <w:div w:id="1871793853">
                  <w:marLeft w:val="0"/>
                  <w:marRight w:val="0"/>
                  <w:marTop w:val="0"/>
                  <w:marBottom w:val="0"/>
                  <w:divBdr>
                    <w:top w:val="none" w:sz="0" w:space="0" w:color="auto"/>
                    <w:left w:val="none" w:sz="0" w:space="0" w:color="auto"/>
                    <w:bottom w:val="none" w:sz="0" w:space="0" w:color="auto"/>
                    <w:right w:val="none" w:sz="0" w:space="0" w:color="auto"/>
                  </w:divBdr>
                  <w:divsChild>
                    <w:div w:id="151711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022256">
      <w:bodyDiv w:val="1"/>
      <w:marLeft w:val="0"/>
      <w:marRight w:val="0"/>
      <w:marTop w:val="0"/>
      <w:marBottom w:val="0"/>
      <w:divBdr>
        <w:top w:val="none" w:sz="0" w:space="0" w:color="auto"/>
        <w:left w:val="none" w:sz="0" w:space="0" w:color="auto"/>
        <w:bottom w:val="none" w:sz="0" w:space="0" w:color="auto"/>
        <w:right w:val="none" w:sz="0" w:space="0" w:color="auto"/>
      </w:divBdr>
    </w:div>
    <w:div w:id="1446535707">
      <w:bodyDiv w:val="1"/>
      <w:marLeft w:val="0"/>
      <w:marRight w:val="0"/>
      <w:marTop w:val="0"/>
      <w:marBottom w:val="0"/>
      <w:divBdr>
        <w:top w:val="none" w:sz="0" w:space="0" w:color="auto"/>
        <w:left w:val="none" w:sz="0" w:space="0" w:color="auto"/>
        <w:bottom w:val="none" w:sz="0" w:space="0" w:color="auto"/>
        <w:right w:val="none" w:sz="0" w:space="0" w:color="auto"/>
      </w:divBdr>
    </w:div>
    <w:div w:id="1493259990">
      <w:bodyDiv w:val="1"/>
      <w:marLeft w:val="0"/>
      <w:marRight w:val="0"/>
      <w:marTop w:val="0"/>
      <w:marBottom w:val="0"/>
      <w:divBdr>
        <w:top w:val="none" w:sz="0" w:space="0" w:color="auto"/>
        <w:left w:val="none" w:sz="0" w:space="0" w:color="auto"/>
        <w:bottom w:val="none" w:sz="0" w:space="0" w:color="auto"/>
        <w:right w:val="none" w:sz="0" w:space="0" w:color="auto"/>
      </w:divBdr>
      <w:divsChild>
        <w:div w:id="965543756">
          <w:marLeft w:val="0"/>
          <w:marRight w:val="0"/>
          <w:marTop w:val="0"/>
          <w:marBottom w:val="0"/>
          <w:divBdr>
            <w:top w:val="single" w:sz="2" w:space="0" w:color="E3E3E3"/>
            <w:left w:val="single" w:sz="2" w:space="0" w:color="E3E3E3"/>
            <w:bottom w:val="single" w:sz="2" w:space="0" w:color="E3E3E3"/>
            <w:right w:val="single" w:sz="2" w:space="0" w:color="E3E3E3"/>
          </w:divBdr>
          <w:divsChild>
            <w:div w:id="917590940">
              <w:marLeft w:val="0"/>
              <w:marRight w:val="0"/>
              <w:marTop w:val="100"/>
              <w:marBottom w:val="100"/>
              <w:divBdr>
                <w:top w:val="single" w:sz="2" w:space="0" w:color="E3E3E3"/>
                <w:left w:val="single" w:sz="2" w:space="0" w:color="E3E3E3"/>
                <w:bottom w:val="single" w:sz="2" w:space="0" w:color="E3E3E3"/>
                <w:right w:val="single" w:sz="2" w:space="0" w:color="E3E3E3"/>
              </w:divBdr>
              <w:divsChild>
                <w:div w:id="1118912958">
                  <w:marLeft w:val="0"/>
                  <w:marRight w:val="0"/>
                  <w:marTop w:val="0"/>
                  <w:marBottom w:val="0"/>
                  <w:divBdr>
                    <w:top w:val="single" w:sz="2" w:space="0" w:color="E3E3E3"/>
                    <w:left w:val="single" w:sz="2" w:space="0" w:color="E3E3E3"/>
                    <w:bottom w:val="single" w:sz="2" w:space="0" w:color="E3E3E3"/>
                    <w:right w:val="single" w:sz="2" w:space="0" w:color="E3E3E3"/>
                  </w:divBdr>
                  <w:divsChild>
                    <w:div w:id="85425002">
                      <w:marLeft w:val="0"/>
                      <w:marRight w:val="0"/>
                      <w:marTop w:val="0"/>
                      <w:marBottom w:val="0"/>
                      <w:divBdr>
                        <w:top w:val="single" w:sz="2" w:space="0" w:color="E3E3E3"/>
                        <w:left w:val="single" w:sz="2" w:space="0" w:color="E3E3E3"/>
                        <w:bottom w:val="single" w:sz="2" w:space="0" w:color="E3E3E3"/>
                        <w:right w:val="single" w:sz="2" w:space="0" w:color="E3E3E3"/>
                      </w:divBdr>
                      <w:divsChild>
                        <w:div w:id="2071070574">
                          <w:marLeft w:val="0"/>
                          <w:marRight w:val="0"/>
                          <w:marTop w:val="0"/>
                          <w:marBottom w:val="0"/>
                          <w:divBdr>
                            <w:top w:val="single" w:sz="2" w:space="0" w:color="E3E3E3"/>
                            <w:left w:val="single" w:sz="2" w:space="0" w:color="E3E3E3"/>
                            <w:bottom w:val="single" w:sz="2" w:space="0" w:color="E3E3E3"/>
                            <w:right w:val="single" w:sz="2" w:space="0" w:color="E3E3E3"/>
                          </w:divBdr>
                          <w:divsChild>
                            <w:div w:id="194931669">
                              <w:marLeft w:val="0"/>
                              <w:marRight w:val="0"/>
                              <w:marTop w:val="0"/>
                              <w:marBottom w:val="0"/>
                              <w:divBdr>
                                <w:top w:val="single" w:sz="2" w:space="0" w:color="E3E3E3"/>
                                <w:left w:val="single" w:sz="2" w:space="0" w:color="E3E3E3"/>
                                <w:bottom w:val="single" w:sz="2" w:space="0" w:color="E3E3E3"/>
                                <w:right w:val="single" w:sz="2" w:space="0" w:color="E3E3E3"/>
                              </w:divBdr>
                              <w:divsChild>
                                <w:div w:id="560529899">
                                  <w:marLeft w:val="0"/>
                                  <w:marRight w:val="0"/>
                                  <w:marTop w:val="0"/>
                                  <w:marBottom w:val="0"/>
                                  <w:divBdr>
                                    <w:top w:val="single" w:sz="2" w:space="0" w:color="E3E3E3"/>
                                    <w:left w:val="single" w:sz="2" w:space="0" w:color="E3E3E3"/>
                                    <w:bottom w:val="single" w:sz="2" w:space="0" w:color="E3E3E3"/>
                                    <w:right w:val="single" w:sz="2" w:space="0" w:color="E3E3E3"/>
                                  </w:divBdr>
                                  <w:divsChild>
                                    <w:div w:id="368721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04061426">
          <w:marLeft w:val="0"/>
          <w:marRight w:val="0"/>
          <w:marTop w:val="0"/>
          <w:marBottom w:val="0"/>
          <w:divBdr>
            <w:top w:val="single" w:sz="2" w:space="0" w:color="E3E3E3"/>
            <w:left w:val="single" w:sz="2" w:space="0" w:color="E3E3E3"/>
            <w:bottom w:val="single" w:sz="2" w:space="0" w:color="E3E3E3"/>
            <w:right w:val="single" w:sz="2" w:space="0" w:color="E3E3E3"/>
          </w:divBdr>
          <w:divsChild>
            <w:div w:id="99644359">
              <w:marLeft w:val="0"/>
              <w:marRight w:val="0"/>
              <w:marTop w:val="0"/>
              <w:marBottom w:val="0"/>
              <w:divBdr>
                <w:top w:val="single" w:sz="2" w:space="0" w:color="E3E3E3"/>
                <w:left w:val="single" w:sz="2" w:space="0" w:color="E3E3E3"/>
                <w:bottom w:val="single" w:sz="2" w:space="0" w:color="E3E3E3"/>
                <w:right w:val="single" w:sz="2" w:space="0" w:color="E3E3E3"/>
              </w:divBdr>
              <w:divsChild>
                <w:div w:id="200731617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522427559">
      <w:bodyDiv w:val="1"/>
      <w:marLeft w:val="0"/>
      <w:marRight w:val="0"/>
      <w:marTop w:val="0"/>
      <w:marBottom w:val="0"/>
      <w:divBdr>
        <w:top w:val="none" w:sz="0" w:space="0" w:color="auto"/>
        <w:left w:val="none" w:sz="0" w:space="0" w:color="auto"/>
        <w:bottom w:val="none" w:sz="0" w:space="0" w:color="auto"/>
        <w:right w:val="none" w:sz="0" w:space="0" w:color="auto"/>
      </w:divBdr>
    </w:div>
    <w:div w:id="1541631842">
      <w:bodyDiv w:val="1"/>
      <w:marLeft w:val="0"/>
      <w:marRight w:val="0"/>
      <w:marTop w:val="0"/>
      <w:marBottom w:val="0"/>
      <w:divBdr>
        <w:top w:val="none" w:sz="0" w:space="0" w:color="auto"/>
        <w:left w:val="none" w:sz="0" w:space="0" w:color="auto"/>
        <w:bottom w:val="none" w:sz="0" w:space="0" w:color="auto"/>
        <w:right w:val="none" w:sz="0" w:space="0" w:color="auto"/>
      </w:divBdr>
      <w:divsChild>
        <w:div w:id="79569067">
          <w:marLeft w:val="0"/>
          <w:marRight w:val="0"/>
          <w:marTop w:val="0"/>
          <w:marBottom w:val="0"/>
          <w:divBdr>
            <w:top w:val="single" w:sz="2" w:space="0" w:color="E3E3E3"/>
            <w:left w:val="single" w:sz="2" w:space="0" w:color="E3E3E3"/>
            <w:bottom w:val="single" w:sz="2" w:space="0" w:color="E3E3E3"/>
            <w:right w:val="single" w:sz="2" w:space="0" w:color="E3E3E3"/>
          </w:divBdr>
          <w:divsChild>
            <w:div w:id="1505777673">
              <w:marLeft w:val="0"/>
              <w:marRight w:val="0"/>
              <w:marTop w:val="0"/>
              <w:marBottom w:val="0"/>
              <w:divBdr>
                <w:top w:val="single" w:sz="2" w:space="0" w:color="E3E3E3"/>
                <w:left w:val="single" w:sz="2" w:space="0" w:color="E3E3E3"/>
                <w:bottom w:val="single" w:sz="2" w:space="0" w:color="E3E3E3"/>
                <w:right w:val="single" w:sz="2" w:space="0" w:color="E3E3E3"/>
              </w:divBdr>
              <w:divsChild>
                <w:div w:id="1129742230">
                  <w:marLeft w:val="0"/>
                  <w:marRight w:val="0"/>
                  <w:marTop w:val="0"/>
                  <w:marBottom w:val="0"/>
                  <w:divBdr>
                    <w:top w:val="single" w:sz="2" w:space="0" w:color="E3E3E3"/>
                    <w:left w:val="single" w:sz="2" w:space="0" w:color="E3E3E3"/>
                    <w:bottom w:val="single" w:sz="2" w:space="0" w:color="E3E3E3"/>
                    <w:right w:val="single" w:sz="2" w:space="0" w:color="E3E3E3"/>
                  </w:divBdr>
                  <w:divsChild>
                    <w:div w:id="1756053977">
                      <w:marLeft w:val="0"/>
                      <w:marRight w:val="0"/>
                      <w:marTop w:val="0"/>
                      <w:marBottom w:val="0"/>
                      <w:divBdr>
                        <w:top w:val="single" w:sz="2" w:space="0" w:color="E3E3E3"/>
                        <w:left w:val="single" w:sz="2" w:space="0" w:color="E3E3E3"/>
                        <w:bottom w:val="single" w:sz="2" w:space="0" w:color="E3E3E3"/>
                        <w:right w:val="single" w:sz="2" w:space="0" w:color="E3E3E3"/>
                      </w:divBdr>
                      <w:divsChild>
                        <w:div w:id="2110733085">
                          <w:marLeft w:val="0"/>
                          <w:marRight w:val="0"/>
                          <w:marTop w:val="0"/>
                          <w:marBottom w:val="0"/>
                          <w:divBdr>
                            <w:top w:val="single" w:sz="2" w:space="0" w:color="E3E3E3"/>
                            <w:left w:val="single" w:sz="2" w:space="0" w:color="E3E3E3"/>
                            <w:bottom w:val="single" w:sz="2" w:space="0" w:color="E3E3E3"/>
                            <w:right w:val="single" w:sz="2" w:space="0" w:color="E3E3E3"/>
                          </w:divBdr>
                          <w:divsChild>
                            <w:div w:id="35739173">
                              <w:marLeft w:val="0"/>
                              <w:marRight w:val="0"/>
                              <w:marTop w:val="100"/>
                              <w:marBottom w:val="100"/>
                              <w:divBdr>
                                <w:top w:val="single" w:sz="2" w:space="0" w:color="E3E3E3"/>
                                <w:left w:val="single" w:sz="2" w:space="0" w:color="E3E3E3"/>
                                <w:bottom w:val="single" w:sz="2" w:space="0" w:color="E3E3E3"/>
                                <w:right w:val="single" w:sz="2" w:space="0" w:color="E3E3E3"/>
                              </w:divBdr>
                              <w:divsChild>
                                <w:div w:id="514029610">
                                  <w:marLeft w:val="0"/>
                                  <w:marRight w:val="0"/>
                                  <w:marTop w:val="0"/>
                                  <w:marBottom w:val="0"/>
                                  <w:divBdr>
                                    <w:top w:val="single" w:sz="2" w:space="0" w:color="E3E3E3"/>
                                    <w:left w:val="single" w:sz="2" w:space="0" w:color="E3E3E3"/>
                                    <w:bottom w:val="single" w:sz="2" w:space="0" w:color="E3E3E3"/>
                                    <w:right w:val="single" w:sz="2" w:space="0" w:color="E3E3E3"/>
                                  </w:divBdr>
                                  <w:divsChild>
                                    <w:div w:id="26108806">
                                      <w:marLeft w:val="0"/>
                                      <w:marRight w:val="0"/>
                                      <w:marTop w:val="0"/>
                                      <w:marBottom w:val="0"/>
                                      <w:divBdr>
                                        <w:top w:val="single" w:sz="2" w:space="0" w:color="E3E3E3"/>
                                        <w:left w:val="single" w:sz="2" w:space="0" w:color="E3E3E3"/>
                                        <w:bottom w:val="single" w:sz="2" w:space="0" w:color="E3E3E3"/>
                                        <w:right w:val="single" w:sz="2" w:space="0" w:color="E3E3E3"/>
                                      </w:divBdr>
                                      <w:divsChild>
                                        <w:div w:id="468328173">
                                          <w:marLeft w:val="0"/>
                                          <w:marRight w:val="0"/>
                                          <w:marTop w:val="0"/>
                                          <w:marBottom w:val="0"/>
                                          <w:divBdr>
                                            <w:top w:val="single" w:sz="2" w:space="0" w:color="E3E3E3"/>
                                            <w:left w:val="single" w:sz="2" w:space="0" w:color="E3E3E3"/>
                                            <w:bottom w:val="single" w:sz="2" w:space="0" w:color="E3E3E3"/>
                                            <w:right w:val="single" w:sz="2" w:space="0" w:color="E3E3E3"/>
                                          </w:divBdr>
                                          <w:divsChild>
                                            <w:div w:id="438721002">
                                              <w:marLeft w:val="0"/>
                                              <w:marRight w:val="0"/>
                                              <w:marTop w:val="0"/>
                                              <w:marBottom w:val="0"/>
                                              <w:divBdr>
                                                <w:top w:val="single" w:sz="2" w:space="0" w:color="E3E3E3"/>
                                                <w:left w:val="single" w:sz="2" w:space="0" w:color="E3E3E3"/>
                                                <w:bottom w:val="single" w:sz="2" w:space="0" w:color="E3E3E3"/>
                                                <w:right w:val="single" w:sz="2" w:space="0" w:color="E3E3E3"/>
                                              </w:divBdr>
                                              <w:divsChild>
                                                <w:div w:id="1405109804">
                                                  <w:marLeft w:val="0"/>
                                                  <w:marRight w:val="0"/>
                                                  <w:marTop w:val="0"/>
                                                  <w:marBottom w:val="0"/>
                                                  <w:divBdr>
                                                    <w:top w:val="single" w:sz="2" w:space="0" w:color="E3E3E3"/>
                                                    <w:left w:val="single" w:sz="2" w:space="0" w:color="E3E3E3"/>
                                                    <w:bottom w:val="single" w:sz="2" w:space="0" w:color="E3E3E3"/>
                                                    <w:right w:val="single" w:sz="2" w:space="0" w:color="E3E3E3"/>
                                                  </w:divBdr>
                                                  <w:divsChild>
                                                    <w:div w:id="249970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30199417">
          <w:marLeft w:val="0"/>
          <w:marRight w:val="0"/>
          <w:marTop w:val="0"/>
          <w:marBottom w:val="0"/>
          <w:divBdr>
            <w:top w:val="none" w:sz="0" w:space="0" w:color="auto"/>
            <w:left w:val="none" w:sz="0" w:space="0" w:color="auto"/>
            <w:bottom w:val="none" w:sz="0" w:space="0" w:color="auto"/>
            <w:right w:val="none" w:sz="0" w:space="0" w:color="auto"/>
          </w:divBdr>
          <w:divsChild>
            <w:div w:id="2094088225">
              <w:marLeft w:val="0"/>
              <w:marRight w:val="0"/>
              <w:marTop w:val="0"/>
              <w:marBottom w:val="0"/>
              <w:divBdr>
                <w:top w:val="single" w:sz="2" w:space="0" w:color="E3E3E3"/>
                <w:left w:val="single" w:sz="2" w:space="0" w:color="E3E3E3"/>
                <w:bottom w:val="single" w:sz="2" w:space="0" w:color="E3E3E3"/>
                <w:right w:val="single" w:sz="2" w:space="0" w:color="E3E3E3"/>
              </w:divBdr>
              <w:divsChild>
                <w:div w:id="1502967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55966613">
      <w:bodyDiv w:val="1"/>
      <w:marLeft w:val="0"/>
      <w:marRight w:val="0"/>
      <w:marTop w:val="0"/>
      <w:marBottom w:val="0"/>
      <w:divBdr>
        <w:top w:val="none" w:sz="0" w:space="0" w:color="auto"/>
        <w:left w:val="none" w:sz="0" w:space="0" w:color="auto"/>
        <w:bottom w:val="none" w:sz="0" w:space="0" w:color="auto"/>
        <w:right w:val="none" w:sz="0" w:space="0" w:color="auto"/>
      </w:divBdr>
      <w:divsChild>
        <w:div w:id="1000276598">
          <w:marLeft w:val="0"/>
          <w:marRight w:val="0"/>
          <w:marTop w:val="0"/>
          <w:marBottom w:val="0"/>
          <w:divBdr>
            <w:top w:val="single" w:sz="2" w:space="0" w:color="E3E3E3"/>
            <w:left w:val="single" w:sz="2" w:space="0" w:color="E3E3E3"/>
            <w:bottom w:val="single" w:sz="2" w:space="0" w:color="E3E3E3"/>
            <w:right w:val="single" w:sz="2" w:space="0" w:color="E3E3E3"/>
          </w:divBdr>
          <w:divsChild>
            <w:div w:id="2036074888">
              <w:marLeft w:val="0"/>
              <w:marRight w:val="0"/>
              <w:marTop w:val="0"/>
              <w:marBottom w:val="0"/>
              <w:divBdr>
                <w:top w:val="single" w:sz="2" w:space="0" w:color="E3E3E3"/>
                <w:left w:val="single" w:sz="2" w:space="0" w:color="E3E3E3"/>
                <w:bottom w:val="single" w:sz="2" w:space="0" w:color="E3E3E3"/>
                <w:right w:val="single" w:sz="2" w:space="0" w:color="E3E3E3"/>
              </w:divBdr>
              <w:divsChild>
                <w:div w:id="929897654">
                  <w:marLeft w:val="0"/>
                  <w:marRight w:val="0"/>
                  <w:marTop w:val="0"/>
                  <w:marBottom w:val="0"/>
                  <w:divBdr>
                    <w:top w:val="single" w:sz="2" w:space="0" w:color="E3E3E3"/>
                    <w:left w:val="single" w:sz="2" w:space="0" w:color="E3E3E3"/>
                    <w:bottom w:val="single" w:sz="2" w:space="0" w:color="E3E3E3"/>
                    <w:right w:val="single" w:sz="2" w:space="0" w:color="E3E3E3"/>
                  </w:divBdr>
                  <w:divsChild>
                    <w:div w:id="966743554">
                      <w:marLeft w:val="0"/>
                      <w:marRight w:val="0"/>
                      <w:marTop w:val="0"/>
                      <w:marBottom w:val="0"/>
                      <w:divBdr>
                        <w:top w:val="single" w:sz="2" w:space="0" w:color="E3E3E3"/>
                        <w:left w:val="single" w:sz="2" w:space="0" w:color="E3E3E3"/>
                        <w:bottom w:val="single" w:sz="2" w:space="0" w:color="E3E3E3"/>
                        <w:right w:val="single" w:sz="2" w:space="0" w:color="E3E3E3"/>
                      </w:divBdr>
                      <w:divsChild>
                        <w:div w:id="362563083">
                          <w:marLeft w:val="0"/>
                          <w:marRight w:val="0"/>
                          <w:marTop w:val="0"/>
                          <w:marBottom w:val="0"/>
                          <w:divBdr>
                            <w:top w:val="single" w:sz="2" w:space="0" w:color="E3E3E3"/>
                            <w:left w:val="single" w:sz="2" w:space="0" w:color="E3E3E3"/>
                            <w:bottom w:val="single" w:sz="2" w:space="0" w:color="E3E3E3"/>
                            <w:right w:val="single" w:sz="2" w:space="0" w:color="E3E3E3"/>
                          </w:divBdr>
                          <w:divsChild>
                            <w:div w:id="1024092608">
                              <w:marLeft w:val="0"/>
                              <w:marRight w:val="0"/>
                              <w:marTop w:val="100"/>
                              <w:marBottom w:val="100"/>
                              <w:divBdr>
                                <w:top w:val="single" w:sz="2" w:space="0" w:color="E3E3E3"/>
                                <w:left w:val="single" w:sz="2" w:space="0" w:color="E3E3E3"/>
                                <w:bottom w:val="single" w:sz="2" w:space="0" w:color="E3E3E3"/>
                                <w:right w:val="single" w:sz="2" w:space="0" w:color="E3E3E3"/>
                              </w:divBdr>
                              <w:divsChild>
                                <w:div w:id="1234852401">
                                  <w:marLeft w:val="0"/>
                                  <w:marRight w:val="0"/>
                                  <w:marTop w:val="0"/>
                                  <w:marBottom w:val="0"/>
                                  <w:divBdr>
                                    <w:top w:val="single" w:sz="2" w:space="0" w:color="E3E3E3"/>
                                    <w:left w:val="single" w:sz="2" w:space="0" w:color="E3E3E3"/>
                                    <w:bottom w:val="single" w:sz="2" w:space="0" w:color="E3E3E3"/>
                                    <w:right w:val="single" w:sz="2" w:space="0" w:color="E3E3E3"/>
                                  </w:divBdr>
                                  <w:divsChild>
                                    <w:div w:id="1485009116">
                                      <w:marLeft w:val="0"/>
                                      <w:marRight w:val="0"/>
                                      <w:marTop w:val="0"/>
                                      <w:marBottom w:val="0"/>
                                      <w:divBdr>
                                        <w:top w:val="single" w:sz="2" w:space="0" w:color="E3E3E3"/>
                                        <w:left w:val="single" w:sz="2" w:space="0" w:color="E3E3E3"/>
                                        <w:bottom w:val="single" w:sz="2" w:space="0" w:color="E3E3E3"/>
                                        <w:right w:val="single" w:sz="2" w:space="0" w:color="E3E3E3"/>
                                      </w:divBdr>
                                      <w:divsChild>
                                        <w:div w:id="1333872207">
                                          <w:marLeft w:val="0"/>
                                          <w:marRight w:val="0"/>
                                          <w:marTop w:val="0"/>
                                          <w:marBottom w:val="0"/>
                                          <w:divBdr>
                                            <w:top w:val="single" w:sz="2" w:space="0" w:color="E3E3E3"/>
                                            <w:left w:val="single" w:sz="2" w:space="0" w:color="E3E3E3"/>
                                            <w:bottom w:val="single" w:sz="2" w:space="0" w:color="E3E3E3"/>
                                            <w:right w:val="single" w:sz="2" w:space="0" w:color="E3E3E3"/>
                                          </w:divBdr>
                                          <w:divsChild>
                                            <w:div w:id="1025982073">
                                              <w:marLeft w:val="0"/>
                                              <w:marRight w:val="0"/>
                                              <w:marTop w:val="0"/>
                                              <w:marBottom w:val="0"/>
                                              <w:divBdr>
                                                <w:top w:val="single" w:sz="2" w:space="0" w:color="E3E3E3"/>
                                                <w:left w:val="single" w:sz="2" w:space="0" w:color="E3E3E3"/>
                                                <w:bottom w:val="single" w:sz="2" w:space="0" w:color="E3E3E3"/>
                                                <w:right w:val="single" w:sz="2" w:space="0" w:color="E3E3E3"/>
                                              </w:divBdr>
                                              <w:divsChild>
                                                <w:div w:id="1987202839">
                                                  <w:marLeft w:val="0"/>
                                                  <w:marRight w:val="0"/>
                                                  <w:marTop w:val="0"/>
                                                  <w:marBottom w:val="0"/>
                                                  <w:divBdr>
                                                    <w:top w:val="single" w:sz="2" w:space="0" w:color="E3E3E3"/>
                                                    <w:left w:val="single" w:sz="2" w:space="0" w:color="E3E3E3"/>
                                                    <w:bottom w:val="single" w:sz="2" w:space="0" w:color="E3E3E3"/>
                                                    <w:right w:val="single" w:sz="2" w:space="0" w:color="E3E3E3"/>
                                                  </w:divBdr>
                                                  <w:divsChild>
                                                    <w:div w:id="583299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53176150">
          <w:marLeft w:val="0"/>
          <w:marRight w:val="0"/>
          <w:marTop w:val="0"/>
          <w:marBottom w:val="0"/>
          <w:divBdr>
            <w:top w:val="none" w:sz="0" w:space="0" w:color="auto"/>
            <w:left w:val="none" w:sz="0" w:space="0" w:color="auto"/>
            <w:bottom w:val="none" w:sz="0" w:space="0" w:color="auto"/>
            <w:right w:val="none" w:sz="0" w:space="0" w:color="auto"/>
          </w:divBdr>
          <w:divsChild>
            <w:div w:id="1010065494">
              <w:marLeft w:val="0"/>
              <w:marRight w:val="0"/>
              <w:marTop w:val="0"/>
              <w:marBottom w:val="0"/>
              <w:divBdr>
                <w:top w:val="single" w:sz="2" w:space="0" w:color="E3E3E3"/>
                <w:left w:val="single" w:sz="2" w:space="0" w:color="E3E3E3"/>
                <w:bottom w:val="single" w:sz="2" w:space="0" w:color="E3E3E3"/>
                <w:right w:val="single" w:sz="2" w:space="0" w:color="E3E3E3"/>
              </w:divBdr>
              <w:divsChild>
                <w:div w:id="1634672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59239350">
      <w:bodyDiv w:val="1"/>
      <w:marLeft w:val="0"/>
      <w:marRight w:val="0"/>
      <w:marTop w:val="0"/>
      <w:marBottom w:val="0"/>
      <w:divBdr>
        <w:top w:val="none" w:sz="0" w:space="0" w:color="auto"/>
        <w:left w:val="none" w:sz="0" w:space="0" w:color="auto"/>
        <w:bottom w:val="none" w:sz="0" w:space="0" w:color="auto"/>
        <w:right w:val="none" w:sz="0" w:space="0" w:color="auto"/>
      </w:divBdr>
    </w:div>
    <w:div w:id="1627588740">
      <w:bodyDiv w:val="1"/>
      <w:marLeft w:val="0"/>
      <w:marRight w:val="0"/>
      <w:marTop w:val="0"/>
      <w:marBottom w:val="0"/>
      <w:divBdr>
        <w:top w:val="none" w:sz="0" w:space="0" w:color="auto"/>
        <w:left w:val="none" w:sz="0" w:space="0" w:color="auto"/>
        <w:bottom w:val="none" w:sz="0" w:space="0" w:color="auto"/>
        <w:right w:val="none" w:sz="0" w:space="0" w:color="auto"/>
      </w:divBdr>
      <w:divsChild>
        <w:div w:id="1828783250">
          <w:marLeft w:val="0"/>
          <w:marRight w:val="0"/>
          <w:marTop w:val="0"/>
          <w:marBottom w:val="0"/>
          <w:divBdr>
            <w:top w:val="none" w:sz="0" w:space="0" w:color="auto"/>
            <w:left w:val="none" w:sz="0" w:space="0" w:color="auto"/>
            <w:bottom w:val="none" w:sz="0" w:space="0" w:color="auto"/>
            <w:right w:val="none" w:sz="0" w:space="0" w:color="auto"/>
          </w:divBdr>
          <w:divsChild>
            <w:div w:id="939335361">
              <w:marLeft w:val="0"/>
              <w:marRight w:val="0"/>
              <w:marTop w:val="0"/>
              <w:marBottom w:val="0"/>
              <w:divBdr>
                <w:top w:val="none" w:sz="0" w:space="0" w:color="auto"/>
                <w:left w:val="none" w:sz="0" w:space="0" w:color="auto"/>
                <w:bottom w:val="none" w:sz="0" w:space="0" w:color="auto"/>
                <w:right w:val="none" w:sz="0" w:space="0" w:color="auto"/>
              </w:divBdr>
              <w:divsChild>
                <w:div w:id="15594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129802">
      <w:bodyDiv w:val="1"/>
      <w:marLeft w:val="0"/>
      <w:marRight w:val="0"/>
      <w:marTop w:val="0"/>
      <w:marBottom w:val="0"/>
      <w:divBdr>
        <w:top w:val="none" w:sz="0" w:space="0" w:color="auto"/>
        <w:left w:val="none" w:sz="0" w:space="0" w:color="auto"/>
        <w:bottom w:val="none" w:sz="0" w:space="0" w:color="auto"/>
        <w:right w:val="none" w:sz="0" w:space="0" w:color="auto"/>
      </w:divBdr>
    </w:div>
    <w:div w:id="1700933417">
      <w:bodyDiv w:val="1"/>
      <w:marLeft w:val="0"/>
      <w:marRight w:val="0"/>
      <w:marTop w:val="0"/>
      <w:marBottom w:val="0"/>
      <w:divBdr>
        <w:top w:val="none" w:sz="0" w:space="0" w:color="auto"/>
        <w:left w:val="none" w:sz="0" w:space="0" w:color="auto"/>
        <w:bottom w:val="none" w:sz="0" w:space="0" w:color="auto"/>
        <w:right w:val="none" w:sz="0" w:space="0" w:color="auto"/>
      </w:divBdr>
      <w:divsChild>
        <w:div w:id="32460131">
          <w:marLeft w:val="0"/>
          <w:marRight w:val="0"/>
          <w:marTop w:val="0"/>
          <w:marBottom w:val="0"/>
          <w:divBdr>
            <w:top w:val="single" w:sz="2" w:space="0" w:color="E3E3E3"/>
            <w:left w:val="single" w:sz="2" w:space="0" w:color="E3E3E3"/>
            <w:bottom w:val="single" w:sz="2" w:space="0" w:color="E3E3E3"/>
            <w:right w:val="single" w:sz="2" w:space="0" w:color="E3E3E3"/>
          </w:divBdr>
          <w:divsChild>
            <w:div w:id="1485051752">
              <w:marLeft w:val="0"/>
              <w:marRight w:val="0"/>
              <w:marTop w:val="0"/>
              <w:marBottom w:val="0"/>
              <w:divBdr>
                <w:top w:val="single" w:sz="2" w:space="0" w:color="E3E3E3"/>
                <w:left w:val="single" w:sz="2" w:space="0" w:color="E3E3E3"/>
                <w:bottom w:val="single" w:sz="2" w:space="0" w:color="E3E3E3"/>
                <w:right w:val="single" w:sz="2" w:space="0" w:color="E3E3E3"/>
              </w:divBdr>
              <w:divsChild>
                <w:div w:id="1299645272">
                  <w:marLeft w:val="0"/>
                  <w:marRight w:val="0"/>
                  <w:marTop w:val="0"/>
                  <w:marBottom w:val="0"/>
                  <w:divBdr>
                    <w:top w:val="single" w:sz="2" w:space="0" w:color="E3E3E3"/>
                    <w:left w:val="single" w:sz="2" w:space="0" w:color="E3E3E3"/>
                    <w:bottom w:val="single" w:sz="2" w:space="0" w:color="E3E3E3"/>
                    <w:right w:val="single" w:sz="2" w:space="0" w:color="E3E3E3"/>
                  </w:divBdr>
                  <w:divsChild>
                    <w:div w:id="992024533">
                      <w:marLeft w:val="0"/>
                      <w:marRight w:val="0"/>
                      <w:marTop w:val="0"/>
                      <w:marBottom w:val="0"/>
                      <w:divBdr>
                        <w:top w:val="single" w:sz="2" w:space="0" w:color="E3E3E3"/>
                        <w:left w:val="single" w:sz="2" w:space="0" w:color="E3E3E3"/>
                        <w:bottom w:val="single" w:sz="2" w:space="0" w:color="E3E3E3"/>
                        <w:right w:val="single" w:sz="2" w:space="0" w:color="E3E3E3"/>
                      </w:divBdr>
                      <w:divsChild>
                        <w:div w:id="1490100308">
                          <w:marLeft w:val="0"/>
                          <w:marRight w:val="0"/>
                          <w:marTop w:val="0"/>
                          <w:marBottom w:val="0"/>
                          <w:divBdr>
                            <w:top w:val="single" w:sz="2" w:space="0" w:color="E3E3E3"/>
                            <w:left w:val="single" w:sz="2" w:space="0" w:color="E3E3E3"/>
                            <w:bottom w:val="single" w:sz="2" w:space="0" w:color="E3E3E3"/>
                            <w:right w:val="single" w:sz="2" w:space="0" w:color="E3E3E3"/>
                          </w:divBdr>
                          <w:divsChild>
                            <w:div w:id="1825587257">
                              <w:marLeft w:val="0"/>
                              <w:marRight w:val="0"/>
                              <w:marTop w:val="100"/>
                              <w:marBottom w:val="100"/>
                              <w:divBdr>
                                <w:top w:val="single" w:sz="2" w:space="0" w:color="E3E3E3"/>
                                <w:left w:val="single" w:sz="2" w:space="0" w:color="E3E3E3"/>
                                <w:bottom w:val="single" w:sz="2" w:space="0" w:color="E3E3E3"/>
                                <w:right w:val="single" w:sz="2" w:space="0" w:color="E3E3E3"/>
                              </w:divBdr>
                              <w:divsChild>
                                <w:div w:id="158010285">
                                  <w:marLeft w:val="0"/>
                                  <w:marRight w:val="0"/>
                                  <w:marTop w:val="0"/>
                                  <w:marBottom w:val="0"/>
                                  <w:divBdr>
                                    <w:top w:val="single" w:sz="2" w:space="0" w:color="E3E3E3"/>
                                    <w:left w:val="single" w:sz="2" w:space="0" w:color="E3E3E3"/>
                                    <w:bottom w:val="single" w:sz="2" w:space="0" w:color="E3E3E3"/>
                                    <w:right w:val="single" w:sz="2" w:space="0" w:color="E3E3E3"/>
                                  </w:divBdr>
                                  <w:divsChild>
                                    <w:div w:id="123039829">
                                      <w:marLeft w:val="0"/>
                                      <w:marRight w:val="0"/>
                                      <w:marTop w:val="0"/>
                                      <w:marBottom w:val="0"/>
                                      <w:divBdr>
                                        <w:top w:val="single" w:sz="2" w:space="0" w:color="E3E3E3"/>
                                        <w:left w:val="single" w:sz="2" w:space="0" w:color="E3E3E3"/>
                                        <w:bottom w:val="single" w:sz="2" w:space="0" w:color="E3E3E3"/>
                                        <w:right w:val="single" w:sz="2" w:space="0" w:color="E3E3E3"/>
                                      </w:divBdr>
                                      <w:divsChild>
                                        <w:div w:id="218446635">
                                          <w:marLeft w:val="0"/>
                                          <w:marRight w:val="0"/>
                                          <w:marTop w:val="0"/>
                                          <w:marBottom w:val="0"/>
                                          <w:divBdr>
                                            <w:top w:val="single" w:sz="2" w:space="0" w:color="E3E3E3"/>
                                            <w:left w:val="single" w:sz="2" w:space="0" w:color="E3E3E3"/>
                                            <w:bottom w:val="single" w:sz="2" w:space="0" w:color="E3E3E3"/>
                                            <w:right w:val="single" w:sz="2" w:space="0" w:color="E3E3E3"/>
                                          </w:divBdr>
                                          <w:divsChild>
                                            <w:div w:id="355011842">
                                              <w:marLeft w:val="0"/>
                                              <w:marRight w:val="0"/>
                                              <w:marTop w:val="0"/>
                                              <w:marBottom w:val="0"/>
                                              <w:divBdr>
                                                <w:top w:val="single" w:sz="2" w:space="0" w:color="E3E3E3"/>
                                                <w:left w:val="single" w:sz="2" w:space="0" w:color="E3E3E3"/>
                                                <w:bottom w:val="single" w:sz="2" w:space="0" w:color="E3E3E3"/>
                                                <w:right w:val="single" w:sz="2" w:space="0" w:color="E3E3E3"/>
                                              </w:divBdr>
                                              <w:divsChild>
                                                <w:div w:id="137962235">
                                                  <w:marLeft w:val="0"/>
                                                  <w:marRight w:val="0"/>
                                                  <w:marTop w:val="0"/>
                                                  <w:marBottom w:val="0"/>
                                                  <w:divBdr>
                                                    <w:top w:val="single" w:sz="2" w:space="0" w:color="E3E3E3"/>
                                                    <w:left w:val="single" w:sz="2" w:space="0" w:color="E3E3E3"/>
                                                    <w:bottom w:val="single" w:sz="2" w:space="0" w:color="E3E3E3"/>
                                                    <w:right w:val="single" w:sz="2" w:space="0" w:color="E3E3E3"/>
                                                  </w:divBdr>
                                                  <w:divsChild>
                                                    <w:div w:id="1751929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31416816">
          <w:marLeft w:val="0"/>
          <w:marRight w:val="0"/>
          <w:marTop w:val="0"/>
          <w:marBottom w:val="0"/>
          <w:divBdr>
            <w:top w:val="none" w:sz="0" w:space="0" w:color="auto"/>
            <w:left w:val="none" w:sz="0" w:space="0" w:color="auto"/>
            <w:bottom w:val="none" w:sz="0" w:space="0" w:color="auto"/>
            <w:right w:val="none" w:sz="0" w:space="0" w:color="auto"/>
          </w:divBdr>
          <w:divsChild>
            <w:div w:id="1256397255">
              <w:marLeft w:val="0"/>
              <w:marRight w:val="0"/>
              <w:marTop w:val="0"/>
              <w:marBottom w:val="0"/>
              <w:divBdr>
                <w:top w:val="single" w:sz="2" w:space="0" w:color="E3E3E3"/>
                <w:left w:val="single" w:sz="2" w:space="0" w:color="E3E3E3"/>
                <w:bottom w:val="single" w:sz="2" w:space="0" w:color="E3E3E3"/>
                <w:right w:val="single" w:sz="2" w:space="0" w:color="E3E3E3"/>
              </w:divBdr>
              <w:divsChild>
                <w:div w:id="1992248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5132741">
      <w:bodyDiv w:val="1"/>
      <w:marLeft w:val="0"/>
      <w:marRight w:val="0"/>
      <w:marTop w:val="0"/>
      <w:marBottom w:val="0"/>
      <w:divBdr>
        <w:top w:val="none" w:sz="0" w:space="0" w:color="auto"/>
        <w:left w:val="none" w:sz="0" w:space="0" w:color="auto"/>
        <w:bottom w:val="none" w:sz="0" w:space="0" w:color="auto"/>
        <w:right w:val="none" w:sz="0" w:space="0" w:color="auto"/>
      </w:divBdr>
      <w:divsChild>
        <w:div w:id="1395662332">
          <w:marLeft w:val="0"/>
          <w:marRight w:val="0"/>
          <w:marTop w:val="0"/>
          <w:marBottom w:val="0"/>
          <w:divBdr>
            <w:top w:val="none" w:sz="0" w:space="0" w:color="auto"/>
            <w:left w:val="none" w:sz="0" w:space="0" w:color="auto"/>
            <w:bottom w:val="none" w:sz="0" w:space="0" w:color="auto"/>
            <w:right w:val="none" w:sz="0" w:space="0" w:color="auto"/>
          </w:divBdr>
          <w:divsChild>
            <w:div w:id="1595017656">
              <w:marLeft w:val="0"/>
              <w:marRight w:val="0"/>
              <w:marTop w:val="0"/>
              <w:marBottom w:val="0"/>
              <w:divBdr>
                <w:top w:val="none" w:sz="0" w:space="0" w:color="auto"/>
                <w:left w:val="none" w:sz="0" w:space="0" w:color="auto"/>
                <w:bottom w:val="none" w:sz="0" w:space="0" w:color="auto"/>
                <w:right w:val="none" w:sz="0" w:space="0" w:color="auto"/>
              </w:divBdr>
              <w:divsChild>
                <w:div w:id="17528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448568">
      <w:bodyDiv w:val="1"/>
      <w:marLeft w:val="0"/>
      <w:marRight w:val="0"/>
      <w:marTop w:val="0"/>
      <w:marBottom w:val="0"/>
      <w:divBdr>
        <w:top w:val="none" w:sz="0" w:space="0" w:color="auto"/>
        <w:left w:val="none" w:sz="0" w:space="0" w:color="auto"/>
        <w:bottom w:val="none" w:sz="0" w:space="0" w:color="auto"/>
        <w:right w:val="none" w:sz="0" w:space="0" w:color="auto"/>
      </w:divBdr>
      <w:divsChild>
        <w:div w:id="377628137">
          <w:marLeft w:val="0"/>
          <w:marRight w:val="0"/>
          <w:marTop w:val="0"/>
          <w:marBottom w:val="0"/>
          <w:divBdr>
            <w:top w:val="none" w:sz="0" w:space="0" w:color="auto"/>
            <w:left w:val="none" w:sz="0" w:space="0" w:color="auto"/>
            <w:bottom w:val="none" w:sz="0" w:space="0" w:color="auto"/>
            <w:right w:val="none" w:sz="0" w:space="0" w:color="auto"/>
          </w:divBdr>
          <w:divsChild>
            <w:div w:id="1637374185">
              <w:marLeft w:val="0"/>
              <w:marRight w:val="0"/>
              <w:marTop w:val="0"/>
              <w:marBottom w:val="0"/>
              <w:divBdr>
                <w:top w:val="none" w:sz="0" w:space="0" w:color="auto"/>
                <w:left w:val="none" w:sz="0" w:space="0" w:color="auto"/>
                <w:bottom w:val="none" w:sz="0" w:space="0" w:color="auto"/>
                <w:right w:val="none" w:sz="0" w:space="0" w:color="auto"/>
              </w:divBdr>
              <w:divsChild>
                <w:div w:id="193439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810256">
      <w:bodyDiv w:val="1"/>
      <w:marLeft w:val="0"/>
      <w:marRight w:val="0"/>
      <w:marTop w:val="0"/>
      <w:marBottom w:val="0"/>
      <w:divBdr>
        <w:top w:val="none" w:sz="0" w:space="0" w:color="auto"/>
        <w:left w:val="none" w:sz="0" w:space="0" w:color="auto"/>
        <w:bottom w:val="none" w:sz="0" w:space="0" w:color="auto"/>
        <w:right w:val="none" w:sz="0" w:space="0" w:color="auto"/>
      </w:divBdr>
      <w:divsChild>
        <w:div w:id="247466187">
          <w:marLeft w:val="0"/>
          <w:marRight w:val="0"/>
          <w:marTop w:val="0"/>
          <w:marBottom w:val="0"/>
          <w:divBdr>
            <w:top w:val="none" w:sz="0" w:space="0" w:color="auto"/>
            <w:left w:val="none" w:sz="0" w:space="0" w:color="auto"/>
            <w:bottom w:val="none" w:sz="0" w:space="0" w:color="auto"/>
            <w:right w:val="none" w:sz="0" w:space="0" w:color="auto"/>
          </w:divBdr>
          <w:divsChild>
            <w:div w:id="1145003101">
              <w:marLeft w:val="0"/>
              <w:marRight w:val="0"/>
              <w:marTop w:val="0"/>
              <w:marBottom w:val="0"/>
              <w:divBdr>
                <w:top w:val="single" w:sz="2" w:space="0" w:color="E3E3E3"/>
                <w:left w:val="single" w:sz="2" w:space="0" w:color="E3E3E3"/>
                <w:bottom w:val="single" w:sz="2" w:space="0" w:color="E3E3E3"/>
                <w:right w:val="single" w:sz="2" w:space="0" w:color="E3E3E3"/>
              </w:divBdr>
              <w:divsChild>
                <w:div w:id="1722053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97473799">
          <w:marLeft w:val="0"/>
          <w:marRight w:val="0"/>
          <w:marTop w:val="0"/>
          <w:marBottom w:val="0"/>
          <w:divBdr>
            <w:top w:val="single" w:sz="2" w:space="0" w:color="E3E3E3"/>
            <w:left w:val="single" w:sz="2" w:space="0" w:color="E3E3E3"/>
            <w:bottom w:val="single" w:sz="2" w:space="0" w:color="E3E3E3"/>
            <w:right w:val="single" w:sz="2" w:space="0" w:color="E3E3E3"/>
          </w:divBdr>
          <w:divsChild>
            <w:div w:id="2141801642">
              <w:marLeft w:val="0"/>
              <w:marRight w:val="0"/>
              <w:marTop w:val="0"/>
              <w:marBottom w:val="0"/>
              <w:divBdr>
                <w:top w:val="single" w:sz="2" w:space="0" w:color="E3E3E3"/>
                <w:left w:val="single" w:sz="2" w:space="0" w:color="E3E3E3"/>
                <w:bottom w:val="single" w:sz="2" w:space="0" w:color="E3E3E3"/>
                <w:right w:val="single" w:sz="2" w:space="0" w:color="E3E3E3"/>
              </w:divBdr>
              <w:divsChild>
                <w:div w:id="1235974693">
                  <w:marLeft w:val="0"/>
                  <w:marRight w:val="0"/>
                  <w:marTop w:val="0"/>
                  <w:marBottom w:val="0"/>
                  <w:divBdr>
                    <w:top w:val="single" w:sz="2" w:space="0" w:color="E3E3E3"/>
                    <w:left w:val="single" w:sz="2" w:space="0" w:color="E3E3E3"/>
                    <w:bottom w:val="single" w:sz="2" w:space="0" w:color="E3E3E3"/>
                    <w:right w:val="single" w:sz="2" w:space="0" w:color="E3E3E3"/>
                  </w:divBdr>
                  <w:divsChild>
                    <w:div w:id="1730498030">
                      <w:marLeft w:val="0"/>
                      <w:marRight w:val="0"/>
                      <w:marTop w:val="0"/>
                      <w:marBottom w:val="0"/>
                      <w:divBdr>
                        <w:top w:val="single" w:sz="2" w:space="0" w:color="E3E3E3"/>
                        <w:left w:val="single" w:sz="2" w:space="0" w:color="E3E3E3"/>
                        <w:bottom w:val="single" w:sz="2" w:space="0" w:color="E3E3E3"/>
                        <w:right w:val="single" w:sz="2" w:space="0" w:color="E3E3E3"/>
                      </w:divBdr>
                      <w:divsChild>
                        <w:div w:id="1253004406">
                          <w:marLeft w:val="0"/>
                          <w:marRight w:val="0"/>
                          <w:marTop w:val="0"/>
                          <w:marBottom w:val="0"/>
                          <w:divBdr>
                            <w:top w:val="single" w:sz="2" w:space="0" w:color="E3E3E3"/>
                            <w:left w:val="single" w:sz="2" w:space="0" w:color="E3E3E3"/>
                            <w:bottom w:val="single" w:sz="2" w:space="0" w:color="E3E3E3"/>
                            <w:right w:val="single" w:sz="2" w:space="0" w:color="E3E3E3"/>
                          </w:divBdr>
                          <w:divsChild>
                            <w:div w:id="503204654">
                              <w:marLeft w:val="0"/>
                              <w:marRight w:val="0"/>
                              <w:marTop w:val="100"/>
                              <w:marBottom w:val="100"/>
                              <w:divBdr>
                                <w:top w:val="single" w:sz="2" w:space="0" w:color="E3E3E3"/>
                                <w:left w:val="single" w:sz="2" w:space="0" w:color="E3E3E3"/>
                                <w:bottom w:val="single" w:sz="2" w:space="0" w:color="E3E3E3"/>
                                <w:right w:val="single" w:sz="2" w:space="0" w:color="E3E3E3"/>
                              </w:divBdr>
                              <w:divsChild>
                                <w:div w:id="1703745131">
                                  <w:marLeft w:val="0"/>
                                  <w:marRight w:val="0"/>
                                  <w:marTop w:val="0"/>
                                  <w:marBottom w:val="0"/>
                                  <w:divBdr>
                                    <w:top w:val="single" w:sz="2" w:space="0" w:color="E3E3E3"/>
                                    <w:left w:val="single" w:sz="2" w:space="0" w:color="E3E3E3"/>
                                    <w:bottom w:val="single" w:sz="2" w:space="0" w:color="E3E3E3"/>
                                    <w:right w:val="single" w:sz="2" w:space="0" w:color="E3E3E3"/>
                                  </w:divBdr>
                                  <w:divsChild>
                                    <w:div w:id="1187906292">
                                      <w:marLeft w:val="0"/>
                                      <w:marRight w:val="0"/>
                                      <w:marTop w:val="0"/>
                                      <w:marBottom w:val="0"/>
                                      <w:divBdr>
                                        <w:top w:val="single" w:sz="2" w:space="0" w:color="E3E3E3"/>
                                        <w:left w:val="single" w:sz="2" w:space="0" w:color="E3E3E3"/>
                                        <w:bottom w:val="single" w:sz="2" w:space="0" w:color="E3E3E3"/>
                                        <w:right w:val="single" w:sz="2" w:space="0" w:color="E3E3E3"/>
                                      </w:divBdr>
                                      <w:divsChild>
                                        <w:div w:id="1098868625">
                                          <w:marLeft w:val="0"/>
                                          <w:marRight w:val="0"/>
                                          <w:marTop w:val="0"/>
                                          <w:marBottom w:val="0"/>
                                          <w:divBdr>
                                            <w:top w:val="single" w:sz="2" w:space="0" w:color="E3E3E3"/>
                                            <w:left w:val="single" w:sz="2" w:space="0" w:color="E3E3E3"/>
                                            <w:bottom w:val="single" w:sz="2" w:space="0" w:color="E3E3E3"/>
                                            <w:right w:val="single" w:sz="2" w:space="0" w:color="E3E3E3"/>
                                          </w:divBdr>
                                          <w:divsChild>
                                            <w:div w:id="1850757721">
                                              <w:marLeft w:val="0"/>
                                              <w:marRight w:val="0"/>
                                              <w:marTop w:val="0"/>
                                              <w:marBottom w:val="0"/>
                                              <w:divBdr>
                                                <w:top w:val="single" w:sz="2" w:space="0" w:color="E3E3E3"/>
                                                <w:left w:val="single" w:sz="2" w:space="0" w:color="E3E3E3"/>
                                                <w:bottom w:val="single" w:sz="2" w:space="0" w:color="E3E3E3"/>
                                                <w:right w:val="single" w:sz="2" w:space="0" w:color="E3E3E3"/>
                                              </w:divBdr>
                                              <w:divsChild>
                                                <w:div w:id="1914510097">
                                                  <w:marLeft w:val="0"/>
                                                  <w:marRight w:val="0"/>
                                                  <w:marTop w:val="0"/>
                                                  <w:marBottom w:val="0"/>
                                                  <w:divBdr>
                                                    <w:top w:val="single" w:sz="2" w:space="0" w:color="E3E3E3"/>
                                                    <w:left w:val="single" w:sz="2" w:space="0" w:color="E3E3E3"/>
                                                    <w:bottom w:val="single" w:sz="2" w:space="0" w:color="E3E3E3"/>
                                                    <w:right w:val="single" w:sz="2" w:space="0" w:color="E3E3E3"/>
                                                  </w:divBdr>
                                                  <w:divsChild>
                                                    <w:div w:id="1340355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08929836">
      <w:bodyDiv w:val="1"/>
      <w:marLeft w:val="0"/>
      <w:marRight w:val="0"/>
      <w:marTop w:val="0"/>
      <w:marBottom w:val="0"/>
      <w:divBdr>
        <w:top w:val="none" w:sz="0" w:space="0" w:color="auto"/>
        <w:left w:val="none" w:sz="0" w:space="0" w:color="auto"/>
        <w:bottom w:val="none" w:sz="0" w:space="0" w:color="auto"/>
        <w:right w:val="none" w:sz="0" w:space="0" w:color="auto"/>
      </w:divBdr>
    </w:div>
    <w:div w:id="1930308131">
      <w:bodyDiv w:val="1"/>
      <w:marLeft w:val="0"/>
      <w:marRight w:val="0"/>
      <w:marTop w:val="0"/>
      <w:marBottom w:val="0"/>
      <w:divBdr>
        <w:top w:val="none" w:sz="0" w:space="0" w:color="auto"/>
        <w:left w:val="none" w:sz="0" w:space="0" w:color="auto"/>
        <w:bottom w:val="none" w:sz="0" w:space="0" w:color="auto"/>
        <w:right w:val="none" w:sz="0" w:space="0" w:color="auto"/>
      </w:divBdr>
    </w:div>
    <w:div w:id="1948079886">
      <w:bodyDiv w:val="1"/>
      <w:marLeft w:val="0"/>
      <w:marRight w:val="0"/>
      <w:marTop w:val="0"/>
      <w:marBottom w:val="0"/>
      <w:divBdr>
        <w:top w:val="none" w:sz="0" w:space="0" w:color="auto"/>
        <w:left w:val="none" w:sz="0" w:space="0" w:color="auto"/>
        <w:bottom w:val="none" w:sz="0" w:space="0" w:color="auto"/>
        <w:right w:val="none" w:sz="0" w:space="0" w:color="auto"/>
      </w:divBdr>
    </w:div>
    <w:div w:id="1950042452">
      <w:bodyDiv w:val="1"/>
      <w:marLeft w:val="0"/>
      <w:marRight w:val="0"/>
      <w:marTop w:val="0"/>
      <w:marBottom w:val="0"/>
      <w:divBdr>
        <w:top w:val="none" w:sz="0" w:space="0" w:color="auto"/>
        <w:left w:val="none" w:sz="0" w:space="0" w:color="auto"/>
        <w:bottom w:val="none" w:sz="0" w:space="0" w:color="auto"/>
        <w:right w:val="none" w:sz="0" w:space="0" w:color="auto"/>
      </w:divBdr>
    </w:div>
    <w:div w:id="1997486523">
      <w:bodyDiv w:val="1"/>
      <w:marLeft w:val="0"/>
      <w:marRight w:val="0"/>
      <w:marTop w:val="0"/>
      <w:marBottom w:val="0"/>
      <w:divBdr>
        <w:top w:val="none" w:sz="0" w:space="0" w:color="auto"/>
        <w:left w:val="none" w:sz="0" w:space="0" w:color="auto"/>
        <w:bottom w:val="none" w:sz="0" w:space="0" w:color="auto"/>
        <w:right w:val="none" w:sz="0" w:space="0" w:color="auto"/>
      </w:divBdr>
    </w:div>
    <w:div w:id="2007050300">
      <w:bodyDiv w:val="1"/>
      <w:marLeft w:val="0"/>
      <w:marRight w:val="0"/>
      <w:marTop w:val="0"/>
      <w:marBottom w:val="0"/>
      <w:divBdr>
        <w:top w:val="none" w:sz="0" w:space="0" w:color="auto"/>
        <w:left w:val="none" w:sz="0" w:space="0" w:color="auto"/>
        <w:bottom w:val="none" w:sz="0" w:space="0" w:color="auto"/>
        <w:right w:val="none" w:sz="0" w:space="0" w:color="auto"/>
      </w:divBdr>
    </w:div>
    <w:div w:id="2013138675">
      <w:bodyDiv w:val="1"/>
      <w:marLeft w:val="0"/>
      <w:marRight w:val="0"/>
      <w:marTop w:val="0"/>
      <w:marBottom w:val="0"/>
      <w:divBdr>
        <w:top w:val="none" w:sz="0" w:space="0" w:color="auto"/>
        <w:left w:val="none" w:sz="0" w:space="0" w:color="auto"/>
        <w:bottom w:val="none" w:sz="0" w:space="0" w:color="auto"/>
        <w:right w:val="none" w:sz="0" w:space="0" w:color="auto"/>
      </w:divBdr>
    </w:div>
    <w:div w:id="2017877952">
      <w:bodyDiv w:val="1"/>
      <w:marLeft w:val="0"/>
      <w:marRight w:val="0"/>
      <w:marTop w:val="0"/>
      <w:marBottom w:val="0"/>
      <w:divBdr>
        <w:top w:val="none" w:sz="0" w:space="0" w:color="auto"/>
        <w:left w:val="none" w:sz="0" w:space="0" w:color="auto"/>
        <w:bottom w:val="none" w:sz="0" w:space="0" w:color="auto"/>
        <w:right w:val="none" w:sz="0" w:space="0" w:color="auto"/>
      </w:divBdr>
    </w:div>
    <w:div w:id="2068337363">
      <w:bodyDiv w:val="1"/>
      <w:marLeft w:val="0"/>
      <w:marRight w:val="0"/>
      <w:marTop w:val="0"/>
      <w:marBottom w:val="0"/>
      <w:divBdr>
        <w:top w:val="none" w:sz="0" w:space="0" w:color="auto"/>
        <w:left w:val="none" w:sz="0" w:space="0" w:color="auto"/>
        <w:bottom w:val="none" w:sz="0" w:space="0" w:color="auto"/>
        <w:right w:val="none" w:sz="0" w:space="0" w:color="auto"/>
      </w:divBdr>
      <w:divsChild>
        <w:div w:id="158346626">
          <w:marLeft w:val="0"/>
          <w:marRight w:val="0"/>
          <w:marTop w:val="0"/>
          <w:marBottom w:val="0"/>
          <w:divBdr>
            <w:top w:val="none" w:sz="0" w:space="0" w:color="auto"/>
            <w:left w:val="none" w:sz="0" w:space="0" w:color="auto"/>
            <w:bottom w:val="none" w:sz="0" w:space="0" w:color="auto"/>
            <w:right w:val="none" w:sz="0" w:space="0" w:color="auto"/>
          </w:divBdr>
          <w:divsChild>
            <w:div w:id="1769737424">
              <w:marLeft w:val="0"/>
              <w:marRight w:val="0"/>
              <w:marTop w:val="0"/>
              <w:marBottom w:val="0"/>
              <w:divBdr>
                <w:top w:val="single" w:sz="2" w:space="0" w:color="E3E3E3"/>
                <w:left w:val="single" w:sz="2" w:space="0" w:color="E3E3E3"/>
                <w:bottom w:val="single" w:sz="2" w:space="0" w:color="E3E3E3"/>
                <w:right w:val="single" w:sz="2" w:space="0" w:color="E3E3E3"/>
              </w:divBdr>
              <w:divsChild>
                <w:div w:id="860126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4083300">
          <w:marLeft w:val="0"/>
          <w:marRight w:val="0"/>
          <w:marTop w:val="0"/>
          <w:marBottom w:val="0"/>
          <w:divBdr>
            <w:top w:val="single" w:sz="2" w:space="0" w:color="E3E3E3"/>
            <w:left w:val="single" w:sz="2" w:space="0" w:color="E3E3E3"/>
            <w:bottom w:val="single" w:sz="2" w:space="0" w:color="E3E3E3"/>
            <w:right w:val="single" w:sz="2" w:space="0" w:color="E3E3E3"/>
          </w:divBdr>
          <w:divsChild>
            <w:div w:id="382868239">
              <w:marLeft w:val="0"/>
              <w:marRight w:val="0"/>
              <w:marTop w:val="0"/>
              <w:marBottom w:val="0"/>
              <w:divBdr>
                <w:top w:val="single" w:sz="2" w:space="0" w:color="E3E3E3"/>
                <w:left w:val="single" w:sz="2" w:space="0" w:color="E3E3E3"/>
                <w:bottom w:val="single" w:sz="2" w:space="0" w:color="E3E3E3"/>
                <w:right w:val="single" w:sz="2" w:space="0" w:color="E3E3E3"/>
              </w:divBdr>
              <w:divsChild>
                <w:div w:id="633872510">
                  <w:marLeft w:val="0"/>
                  <w:marRight w:val="0"/>
                  <w:marTop w:val="0"/>
                  <w:marBottom w:val="0"/>
                  <w:divBdr>
                    <w:top w:val="single" w:sz="2" w:space="0" w:color="E3E3E3"/>
                    <w:left w:val="single" w:sz="2" w:space="0" w:color="E3E3E3"/>
                    <w:bottom w:val="single" w:sz="2" w:space="0" w:color="E3E3E3"/>
                    <w:right w:val="single" w:sz="2" w:space="0" w:color="E3E3E3"/>
                  </w:divBdr>
                  <w:divsChild>
                    <w:div w:id="669910868">
                      <w:marLeft w:val="0"/>
                      <w:marRight w:val="0"/>
                      <w:marTop w:val="0"/>
                      <w:marBottom w:val="0"/>
                      <w:divBdr>
                        <w:top w:val="single" w:sz="2" w:space="0" w:color="E3E3E3"/>
                        <w:left w:val="single" w:sz="2" w:space="0" w:color="E3E3E3"/>
                        <w:bottom w:val="single" w:sz="2" w:space="0" w:color="E3E3E3"/>
                        <w:right w:val="single" w:sz="2" w:space="0" w:color="E3E3E3"/>
                      </w:divBdr>
                      <w:divsChild>
                        <w:div w:id="1874343474">
                          <w:marLeft w:val="0"/>
                          <w:marRight w:val="0"/>
                          <w:marTop w:val="0"/>
                          <w:marBottom w:val="0"/>
                          <w:divBdr>
                            <w:top w:val="single" w:sz="2" w:space="0" w:color="E3E3E3"/>
                            <w:left w:val="single" w:sz="2" w:space="0" w:color="E3E3E3"/>
                            <w:bottom w:val="single" w:sz="2" w:space="0" w:color="E3E3E3"/>
                            <w:right w:val="single" w:sz="2" w:space="0" w:color="E3E3E3"/>
                          </w:divBdr>
                          <w:divsChild>
                            <w:div w:id="835221225">
                              <w:marLeft w:val="0"/>
                              <w:marRight w:val="0"/>
                              <w:marTop w:val="100"/>
                              <w:marBottom w:val="100"/>
                              <w:divBdr>
                                <w:top w:val="single" w:sz="2" w:space="0" w:color="E3E3E3"/>
                                <w:left w:val="single" w:sz="2" w:space="0" w:color="E3E3E3"/>
                                <w:bottom w:val="single" w:sz="2" w:space="0" w:color="E3E3E3"/>
                                <w:right w:val="single" w:sz="2" w:space="0" w:color="E3E3E3"/>
                              </w:divBdr>
                              <w:divsChild>
                                <w:div w:id="609557227">
                                  <w:marLeft w:val="0"/>
                                  <w:marRight w:val="0"/>
                                  <w:marTop w:val="0"/>
                                  <w:marBottom w:val="0"/>
                                  <w:divBdr>
                                    <w:top w:val="single" w:sz="2" w:space="0" w:color="E3E3E3"/>
                                    <w:left w:val="single" w:sz="2" w:space="0" w:color="E3E3E3"/>
                                    <w:bottom w:val="single" w:sz="2" w:space="0" w:color="E3E3E3"/>
                                    <w:right w:val="single" w:sz="2" w:space="0" w:color="E3E3E3"/>
                                  </w:divBdr>
                                  <w:divsChild>
                                    <w:div w:id="1891065987">
                                      <w:marLeft w:val="0"/>
                                      <w:marRight w:val="0"/>
                                      <w:marTop w:val="0"/>
                                      <w:marBottom w:val="0"/>
                                      <w:divBdr>
                                        <w:top w:val="single" w:sz="2" w:space="0" w:color="E3E3E3"/>
                                        <w:left w:val="single" w:sz="2" w:space="0" w:color="E3E3E3"/>
                                        <w:bottom w:val="single" w:sz="2" w:space="0" w:color="E3E3E3"/>
                                        <w:right w:val="single" w:sz="2" w:space="0" w:color="E3E3E3"/>
                                      </w:divBdr>
                                      <w:divsChild>
                                        <w:div w:id="225185339">
                                          <w:marLeft w:val="0"/>
                                          <w:marRight w:val="0"/>
                                          <w:marTop w:val="0"/>
                                          <w:marBottom w:val="0"/>
                                          <w:divBdr>
                                            <w:top w:val="single" w:sz="2" w:space="0" w:color="E3E3E3"/>
                                            <w:left w:val="single" w:sz="2" w:space="0" w:color="E3E3E3"/>
                                            <w:bottom w:val="single" w:sz="2" w:space="0" w:color="E3E3E3"/>
                                            <w:right w:val="single" w:sz="2" w:space="0" w:color="E3E3E3"/>
                                          </w:divBdr>
                                          <w:divsChild>
                                            <w:div w:id="766465427">
                                              <w:marLeft w:val="0"/>
                                              <w:marRight w:val="0"/>
                                              <w:marTop w:val="0"/>
                                              <w:marBottom w:val="0"/>
                                              <w:divBdr>
                                                <w:top w:val="single" w:sz="2" w:space="0" w:color="E3E3E3"/>
                                                <w:left w:val="single" w:sz="2" w:space="0" w:color="E3E3E3"/>
                                                <w:bottom w:val="single" w:sz="2" w:space="0" w:color="E3E3E3"/>
                                                <w:right w:val="single" w:sz="2" w:space="0" w:color="E3E3E3"/>
                                              </w:divBdr>
                                              <w:divsChild>
                                                <w:div w:id="1155606171">
                                                  <w:marLeft w:val="0"/>
                                                  <w:marRight w:val="0"/>
                                                  <w:marTop w:val="0"/>
                                                  <w:marBottom w:val="0"/>
                                                  <w:divBdr>
                                                    <w:top w:val="single" w:sz="2" w:space="0" w:color="E3E3E3"/>
                                                    <w:left w:val="single" w:sz="2" w:space="0" w:color="E3E3E3"/>
                                                    <w:bottom w:val="single" w:sz="2" w:space="0" w:color="E3E3E3"/>
                                                    <w:right w:val="single" w:sz="2" w:space="0" w:color="E3E3E3"/>
                                                  </w:divBdr>
                                                  <w:divsChild>
                                                    <w:div w:id="2078284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90039069">
      <w:bodyDiv w:val="1"/>
      <w:marLeft w:val="0"/>
      <w:marRight w:val="0"/>
      <w:marTop w:val="0"/>
      <w:marBottom w:val="0"/>
      <w:divBdr>
        <w:top w:val="none" w:sz="0" w:space="0" w:color="auto"/>
        <w:left w:val="none" w:sz="0" w:space="0" w:color="auto"/>
        <w:bottom w:val="none" w:sz="0" w:space="0" w:color="auto"/>
        <w:right w:val="none" w:sz="0" w:space="0" w:color="auto"/>
      </w:divBdr>
    </w:div>
    <w:div w:id="2093619337">
      <w:bodyDiv w:val="1"/>
      <w:marLeft w:val="0"/>
      <w:marRight w:val="0"/>
      <w:marTop w:val="0"/>
      <w:marBottom w:val="0"/>
      <w:divBdr>
        <w:top w:val="none" w:sz="0" w:space="0" w:color="auto"/>
        <w:left w:val="none" w:sz="0" w:space="0" w:color="auto"/>
        <w:bottom w:val="none" w:sz="0" w:space="0" w:color="auto"/>
        <w:right w:val="none" w:sz="0" w:space="0" w:color="auto"/>
      </w:divBdr>
      <w:divsChild>
        <w:div w:id="299581531">
          <w:marLeft w:val="0"/>
          <w:marRight w:val="0"/>
          <w:marTop w:val="0"/>
          <w:marBottom w:val="0"/>
          <w:divBdr>
            <w:top w:val="none" w:sz="0" w:space="0" w:color="auto"/>
            <w:left w:val="none" w:sz="0" w:space="0" w:color="auto"/>
            <w:bottom w:val="none" w:sz="0" w:space="0" w:color="auto"/>
            <w:right w:val="none" w:sz="0" w:space="0" w:color="auto"/>
          </w:divBdr>
          <w:divsChild>
            <w:div w:id="1863325411">
              <w:marLeft w:val="0"/>
              <w:marRight w:val="0"/>
              <w:marTop w:val="0"/>
              <w:marBottom w:val="0"/>
              <w:divBdr>
                <w:top w:val="single" w:sz="2" w:space="0" w:color="E3E3E3"/>
                <w:left w:val="single" w:sz="2" w:space="0" w:color="E3E3E3"/>
                <w:bottom w:val="single" w:sz="2" w:space="0" w:color="E3E3E3"/>
                <w:right w:val="single" w:sz="2" w:space="0" w:color="E3E3E3"/>
              </w:divBdr>
              <w:divsChild>
                <w:div w:id="1251815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1893938">
          <w:marLeft w:val="0"/>
          <w:marRight w:val="0"/>
          <w:marTop w:val="0"/>
          <w:marBottom w:val="0"/>
          <w:divBdr>
            <w:top w:val="single" w:sz="2" w:space="0" w:color="E3E3E3"/>
            <w:left w:val="single" w:sz="2" w:space="0" w:color="E3E3E3"/>
            <w:bottom w:val="single" w:sz="2" w:space="0" w:color="E3E3E3"/>
            <w:right w:val="single" w:sz="2" w:space="0" w:color="E3E3E3"/>
          </w:divBdr>
          <w:divsChild>
            <w:div w:id="1313215980">
              <w:marLeft w:val="0"/>
              <w:marRight w:val="0"/>
              <w:marTop w:val="0"/>
              <w:marBottom w:val="0"/>
              <w:divBdr>
                <w:top w:val="single" w:sz="2" w:space="0" w:color="E3E3E3"/>
                <w:left w:val="single" w:sz="2" w:space="0" w:color="E3E3E3"/>
                <w:bottom w:val="single" w:sz="2" w:space="0" w:color="E3E3E3"/>
                <w:right w:val="single" w:sz="2" w:space="0" w:color="E3E3E3"/>
              </w:divBdr>
              <w:divsChild>
                <w:div w:id="1816877755">
                  <w:marLeft w:val="0"/>
                  <w:marRight w:val="0"/>
                  <w:marTop w:val="0"/>
                  <w:marBottom w:val="0"/>
                  <w:divBdr>
                    <w:top w:val="single" w:sz="2" w:space="0" w:color="E3E3E3"/>
                    <w:left w:val="single" w:sz="2" w:space="0" w:color="E3E3E3"/>
                    <w:bottom w:val="single" w:sz="2" w:space="0" w:color="E3E3E3"/>
                    <w:right w:val="single" w:sz="2" w:space="0" w:color="E3E3E3"/>
                  </w:divBdr>
                  <w:divsChild>
                    <w:div w:id="1916355301">
                      <w:marLeft w:val="0"/>
                      <w:marRight w:val="0"/>
                      <w:marTop w:val="0"/>
                      <w:marBottom w:val="0"/>
                      <w:divBdr>
                        <w:top w:val="single" w:sz="2" w:space="0" w:color="E3E3E3"/>
                        <w:left w:val="single" w:sz="2" w:space="0" w:color="E3E3E3"/>
                        <w:bottom w:val="single" w:sz="2" w:space="0" w:color="E3E3E3"/>
                        <w:right w:val="single" w:sz="2" w:space="0" w:color="E3E3E3"/>
                      </w:divBdr>
                      <w:divsChild>
                        <w:div w:id="111365662">
                          <w:marLeft w:val="0"/>
                          <w:marRight w:val="0"/>
                          <w:marTop w:val="0"/>
                          <w:marBottom w:val="0"/>
                          <w:divBdr>
                            <w:top w:val="single" w:sz="2" w:space="0" w:color="E3E3E3"/>
                            <w:left w:val="single" w:sz="2" w:space="0" w:color="E3E3E3"/>
                            <w:bottom w:val="single" w:sz="2" w:space="0" w:color="E3E3E3"/>
                            <w:right w:val="single" w:sz="2" w:space="0" w:color="E3E3E3"/>
                          </w:divBdr>
                          <w:divsChild>
                            <w:div w:id="1468277496">
                              <w:marLeft w:val="0"/>
                              <w:marRight w:val="0"/>
                              <w:marTop w:val="100"/>
                              <w:marBottom w:val="100"/>
                              <w:divBdr>
                                <w:top w:val="single" w:sz="2" w:space="0" w:color="E3E3E3"/>
                                <w:left w:val="single" w:sz="2" w:space="0" w:color="E3E3E3"/>
                                <w:bottom w:val="single" w:sz="2" w:space="0" w:color="E3E3E3"/>
                                <w:right w:val="single" w:sz="2" w:space="0" w:color="E3E3E3"/>
                              </w:divBdr>
                              <w:divsChild>
                                <w:div w:id="1022246151">
                                  <w:marLeft w:val="0"/>
                                  <w:marRight w:val="0"/>
                                  <w:marTop w:val="0"/>
                                  <w:marBottom w:val="0"/>
                                  <w:divBdr>
                                    <w:top w:val="single" w:sz="2" w:space="0" w:color="E3E3E3"/>
                                    <w:left w:val="single" w:sz="2" w:space="0" w:color="E3E3E3"/>
                                    <w:bottom w:val="single" w:sz="2" w:space="0" w:color="E3E3E3"/>
                                    <w:right w:val="single" w:sz="2" w:space="0" w:color="E3E3E3"/>
                                  </w:divBdr>
                                  <w:divsChild>
                                    <w:div w:id="1772627895">
                                      <w:marLeft w:val="0"/>
                                      <w:marRight w:val="0"/>
                                      <w:marTop w:val="0"/>
                                      <w:marBottom w:val="0"/>
                                      <w:divBdr>
                                        <w:top w:val="single" w:sz="2" w:space="0" w:color="E3E3E3"/>
                                        <w:left w:val="single" w:sz="2" w:space="0" w:color="E3E3E3"/>
                                        <w:bottom w:val="single" w:sz="2" w:space="0" w:color="E3E3E3"/>
                                        <w:right w:val="single" w:sz="2" w:space="0" w:color="E3E3E3"/>
                                      </w:divBdr>
                                      <w:divsChild>
                                        <w:div w:id="90898435">
                                          <w:marLeft w:val="0"/>
                                          <w:marRight w:val="0"/>
                                          <w:marTop w:val="0"/>
                                          <w:marBottom w:val="0"/>
                                          <w:divBdr>
                                            <w:top w:val="single" w:sz="2" w:space="0" w:color="E3E3E3"/>
                                            <w:left w:val="single" w:sz="2" w:space="0" w:color="E3E3E3"/>
                                            <w:bottom w:val="single" w:sz="2" w:space="0" w:color="E3E3E3"/>
                                            <w:right w:val="single" w:sz="2" w:space="0" w:color="E3E3E3"/>
                                          </w:divBdr>
                                          <w:divsChild>
                                            <w:div w:id="2022269669">
                                              <w:marLeft w:val="0"/>
                                              <w:marRight w:val="0"/>
                                              <w:marTop w:val="0"/>
                                              <w:marBottom w:val="0"/>
                                              <w:divBdr>
                                                <w:top w:val="single" w:sz="2" w:space="0" w:color="E3E3E3"/>
                                                <w:left w:val="single" w:sz="2" w:space="0" w:color="E3E3E3"/>
                                                <w:bottom w:val="single" w:sz="2" w:space="0" w:color="E3E3E3"/>
                                                <w:right w:val="single" w:sz="2" w:space="0" w:color="E3E3E3"/>
                                              </w:divBdr>
                                              <w:divsChild>
                                                <w:div w:id="1821117384">
                                                  <w:marLeft w:val="0"/>
                                                  <w:marRight w:val="0"/>
                                                  <w:marTop w:val="0"/>
                                                  <w:marBottom w:val="0"/>
                                                  <w:divBdr>
                                                    <w:top w:val="single" w:sz="2" w:space="0" w:color="E3E3E3"/>
                                                    <w:left w:val="single" w:sz="2" w:space="0" w:color="E3E3E3"/>
                                                    <w:bottom w:val="single" w:sz="2" w:space="0" w:color="E3E3E3"/>
                                                    <w:right w:val="single" w:sz="2" w:space="0" w:color="E3E3E3"/>
                                                  </w:divBdr>
                                                  <w:divsChild>
                                                    <w:div w:id="1491091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96126269">
      <w:bodyDiv w:val="1"/>
      <w:marLeft w:val="0"/>
      <w:marRight w:val="0"/>
      <w:marTop w:val="0"/>
      <w:marBottom w:val="0"/>
      <w:divBdr>
        <w:top w:val="none" w:sz="0" w:space="0" w:color="auto"/>
        <w:left w:val="none" w:sz="0" w:space="0" w:color="auto"/>
        <w:bottom w:val="none" w:sz="0" w:space="0" w:color="auto"/>
        <w:right w:val="none" w:sz="0" w:space="0" w:color="auto"/>
      </w:divBdr>
      <w:divsChild>
        <w:div w:id="1476482230">
          <w:marLeft w:val="0"/>
          <w:marRight w:val="0"/>
          <w:marTop w:val="200"/>
          <w:marBottom w:val="200"/>
          <w:divBdr>
            <w:top w:val="none" w:sz="0" w:space="0" w:color="auto"/>
            <w:left w:val="none" w:sz="0" w:space="0" w:color="auto"/>
            <w:bottom w:val="none" w:sz="0" w:space="0" w:color="auto"/>
            <w:right w:val="none" w:sz="0" w:space="0" w:color="auto"/>
          </w:divBdr>
        </w:div>
      </w:divsChild>
    </w:div>
    <w:div w:id="2105108486">
      <w:bodyDiv w:val="1"/>
      <w:marLeft w:val="0"/>
      <w:marRight w:val="0"/>
      <w:marTop w:val="0"/>
      <w:marBottom w:val="0"/>
      <w:divBdr>
        <w:top w:val="none" w:sz="0" w:space="0" w:color="auto"/>
        <w:left w:val="none" w:sz="0" w:space="0" w:color="auto"/>
        <w:bottom w:val="none" w:sz="0" w:space="0" w:color="auto"/>
        <w:right w:val="none" w:sz="0" w:space="0" w:color="auto"/>
      </w:divBdr>
      <w:divsChild>
        <w:div w:id="1900751835">
          <w:marLeft w:val="0"/>
          <w:marRight w:val="0"/>
          <w:marTop w:val="0"/>
          <w:marBottom w:val="0"/>
          <w:divBdr>
            <w:top w:val="none" w:sz="0" w:space="0" w:color="auto"/>
            <w:left w:val="none" w:sz="0" w:space="0" w:color="auto"/>
            <w:bottom w:val="none" w:sz="0" w:space="0" w:color="auto"/>
            <w:right w:val="none" w:sz="0" w:space="0" w:color="auto"/>
          </w:divBdr>
          <w:divsChild>
            <w:div w:id="1618370156">
              <w:marLeft w:val="0"/>
              <w:marRight w:val="0"/>
              <w:marTop w:val="0"/>
              <w:marBottom w:val="0"/>
              <w:divBdr>
                <w:top w:val="none" w:sz="0" w:space="0" w:color="auto"/>
                <w:left w:val="none" w:sz="0" w:space="0" w:color="auto"/>
                <w:bottom w:val="none" w:sz="0" w:space="0" w:color="auto"/>
                <w:right w:val="none" w:sz="0" w:space="0" w:color="auto"/>
              </w:divBdr>
              <w:divsChild>
                <w:div w:id="117795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657762">
      <w:bodyDiv w:val="1"/>
      <w:marLeft w:val="0"/>
      <w:marRight w:val="0"/>
      <w:marTop w:val="0"/>
      <w:marBottom w:val="0"/>
      <w:divBdr>
        <w:top w:val="none" w:sz="0" w:space="0" w:color="auto"/>
        <w:left w:val="none" w:sz="0" w:space="0" w:color="auto"/>
        <w:bottom w:val="none" w:sz="0" w:space="0" w:color="auto"/>
        <w:right w:val="none" w:sz="0" w:space="0" w:color="auto"/>
      </w:divBdr>
      <w:divsChild>
        <w:div w:id="516042298">
          <w:marLeft w:val="0"/>
          <w:marRight w:val="0"/>
          <w:marTop w:val="0"/>
          <w:marBottom w:val="0"/>
          <w:divBdr>
            <w:top w:val="none" w:sz="0" w:space="0" w:color="auto"/>
            <w:left w:val="none" w:sz="0" w:space="0" w:color="auto"/>
            <w:bottom w:val="none" w:sz="0" w:space="0" w:color="auto"/>
            <w:right w:val="none" w:sz="0" w:space="0" w:color="auto"/>
          </w:divBdr>
          <w:divsChild>
            <w:div w:id="826748538">
              <w:marLeft w:val="0"/>
              <w:marRight w:val="0"/>
              <w:marTop w:val="0"/>
              <w:marBottom w:val="0"/>
              <w:divBdr>
                <w:top w:val="none" w:sz="0" w:space="0" w:color="auto"/>
                <w:left w:val="none" w:sz="0" w:space="0" w:color="auto"/>
                <w:bottom w:val="none" w:sz="0" w:space="0" w:color="auto"/>
                <w:right w:val="none" w:sz="0" w:space="0" w:color="auto"/>
              </w:divBdr>
              <w:divsChild>
                <w:div w:id="1281764550">
                  <w:marLeft w:val="0"/>
                  <w:marRight w:val="0"/>
                  <w:marTop w:val="0"/>
                  <w:marBottom w:val="0"/>
                  <w:divBdr>
                    <w:top w:val="none" w:sz="0" w:space="0" w:color="auto"/>
                    <w:left w:val="none" w:sz="0" w:space="0" w:color="auto"/>
                    <w:bottom w:val="none" w:sz="0" w:space="0" w:color="auto"/>
                    <w:right w:val="none" w:sz="0" w:space="0" w:color="auto"/>
                  </w:divBdr>
                  <w:divsChild>
                    <w:div w:id="97525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948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s://scholars.cityu.edu.hk/ws/portalfiles/portal/93419318/83343960.pdf" TargetMode="External"/><Relationship Id="rId2" Type="http://schemas.openxmlformats.org/officeDocument/2006/relationships/hyperlink" Target="https://www.bmj.com/content/384/bmj-2023-074821.full" TargetMode="External"/><Relationship Id="rId1" Type="http://schemas.openxmlformats.org/officeDocument/2006/relationships/hyperlink" Target="https://www.ejradiology.com/article/S0720-048X(25)00197-4/fulltext"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720D43B3127D41ACF61AC01AFFC3CA" ma:contentTypeVersion="11" ma:contentTypeDescription="Create a new document." ma:contentTypeScope="" ma:versionID="5dd58cd5dbc308eba323ea48275eac80">
  <xsd:schema xmlns:xsd="http://www.w3.org/2001/XMLSchema" xmlns:xs="http://www.w3.org/2001/XMLSchema" xmlns:p="http://schemas.microsoft.com/office/2006/metadata/properties" xmlns:ns3="3b861633-a326-4a9d-924f-af5022553889" xmlns:ns4="0c3e43b8-d6d8-440b-b149-738f579b87d7" targetNamespace="http://schemas.microsoft.com/office/2006/metadata/properties" ma:root="true" ma:fieldsID="eaa06cd45402dd36cb530778fe89a276" ns3:_="" ns4:_="">
    <xsd:import namespace="3b861633-a326-4a9d-924f-af5022553889"/>
    <xsd:import namespace="0c3e43b8-d6d8-440b-b149-738f579b87d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861633-a326-4a9d-924f-af50225538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3e43b8-d6d8-440b-b149-738f579b87d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72E2D-5B9A-4FB9-9BF0-663C5935BBC3}">
  <ds:schemaRefs>
    <ds:schemaRef ds:uri="http://schemas.microsoft.com/sharepoint/v3/contenttype/forms"/>
  </ds:schemaRefs>
</ds:datastoreItem>
</file>

<file path=customXml/itemProps2.xml><?xml version="1.0" encoding="utf-8"?>
<ds:datastoreItem xmlns:ds="http://schemas.openxmlformats.org/officeDocument/2006/customXml" ds:itemID="{7C9CB496-AB5C-4B77-AF9B-73BADA0B28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861633-a326-4a9d-924f-af5022553889"/>
    <ds:schemaRef ds:uri="0c3e43b8-d6d8-440b-b149-738f579b87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0DD09D-FECC-4183-B7A9-BD8FBCFEE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4497</Words>
  <Characters>25639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www</vt:lpstr>
    </vt:vector>
  </TitlesOfParts>
  <Company>Microsoft</Company>
  <LinksUpToDate>false</LinksUpToDate>
  <CharactersWithSpaces>30076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dc:title>
  <dc:subject/>
  <dc:creator>HAHO</dc:creator>
  <cp:keywords/>
  <cp:lastModifiedBy>Sin Yu Joanne Hui</cp:lastModifiedBy>
  <cp:revision>3</cp:revision>
  <cp:lastPrinted>2023-01-19T13:57:00Z</cp:lastPrinted>
  <dcterms:created xsi:type="dcterms:W3CDTF">2025-10-05T17:37:00Z</dcterms:created>
  <dcterms:modified xsi:type="dcterms:W3CDTF">2025-10-16T14:25:00Z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0x0101005D720D43B3127D41ACF61AC01AFFC3CA</vt:lpwstr>
  </property>
</Properties>
</file>